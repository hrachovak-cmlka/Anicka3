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Courier New" w:cs="Courier New" w:eastAsia="Courier New" w:hAnsi="Courier New"/>
          <w:color w:val="111827"/>
          <w:sz w:val="21"/>
          <w:szCs w:val="21"/>
          <w:highlight w:val="white"/>
        </w:rPr>
      </w:pPr>
      <w:bookmarkStart w:colFirst="0" w:colLast="0" w:name="_4stox9nsjeex" w:id="0"/>
      <w:bookmarkEnd w:id="0"/>
      <w:ins w:author="Kamila Hráchová" w:id="0" w:date="2026-01-27T10:20:46Z">
        <w:r w:rsidDel="00000000" w:rsidR="00000000" w:rsidRPr="00000000">
          <w:rPr>
            <w:rtl w:val="0"/>
          </w:rPr>
          <w:t xml:space="preserve">Homepage </w:t>
        </w:r>
      </w:ins>
      <w:del w:author="Kamila Hráchová" w:id="0" w:date="2026-01-27T10:20:46Z">
        <w:r w:rsidDel="00000000" w:rsidR="00000000" w:rsidRPr="00000000">
          <w:rPr>
            <w:rtl w:val="0"/>
          </w:rPr>
          <w:delText xml:space="preserve">ÚVOD</w:delText>
        </w:r>
      </w:del>
      <w:r w:rsidDel="00000000" w:rsidR="00000000" w:rsidRPr="00000000">
        <w:rPr>
          <w:rtl w:val="0"/>
        </w:rPr>
      </w:r>
    </w:p>
    <w:p w:rsidR="00000000" w:rsidDel="00000000" w:rsidP="00000000" w:rsidRDefault="00000000" w:rsidRPr="00000000" w14:paraId="00000002">
      <w:pPr>
        <w:rPr>
          <w:rFonts w:ascii="Courier New" w:cs="Courier New" w:eastAsia="Courier New" w:hAnsi="Courier New"/>
          <w:color w:val="111827"/>
          <w:sz w:val="21"/>
          <w:szCs w:val="21"/>
          <w:highlight w:val="white"/>
        </w:rPr>
      </w:pPr>
      <w:r w:rsidDel="00000000" w:rsidR="00000000" w:rsidRPr="00000000">
        <w:rPr>
          <w:rtl w:val="0"/>
        </w:rPr>
      </w:r>
    </w:p>
    <w:p w:rsidR="00000000" w:rsidDel="00000000" w:rsidP="00000000" w:rsidRDefault="00000000" w:rsidRPr="00000000" w14:paraId="00000003">
      <w:pPr>
        <w:rPr>
          <w:rFonts w:ascii="Courier New" w:cs="Courier New" w:eastAsia="Courier New" w:hAnsi="Courier New"/>
          <w:color w:val="111827"/>
          <w:sz w:val="21"/>
          <w:szCs w:val="21"/>
          <w:highlight w:val="white"/>
        </w:rPr>
      </w:pPr>
      <w:r w:rsidDel="00000000" w:rsidR="00000000" w:rsidRPr="00000000">
        <w:rPr>
          <w:rFonts w:ascii="Courier New" w:cs="Courier New" w:eastAsia="Courier New" w:hAnsi="Courier New"/>
          <w:color w:val="111827"/>
          <w:sz w:val="21"/>
          <w:szCs w:val="21"/>
          <w:highlight w:val="white"/>
          <w:rtl w:val="0"/>
        </w:rPr>
        <w:t xml:space="preserve">Anna Kreifová</w:t>
      </w:r>
    </w:p>
    <w:p w:rsidR="00000000" w:rsidDel="00000000" w:rsidP="00000000" w:rsidRDefault="00000000" w:rsidRPr="00000000" w14:paraId="00000004">
      <w:pPr>
        <w:pStyle w:val="Heading1"/>
        <w:rPr/>
      </w:pPr>
      <w:bookmarkStart w:colFirst="0" w:colLast="0" w:name="_2wexm6nauqib" w:id="1"/>
      <w:bookmarkEnd w:id="1"/>
      <w:r w:rsidDel="00000000" w:rsidR="00000000" w:rsidRPr="00000000">
        <w:rPr>
          <w:rtl w:val="0"/>
        </w:rPr>
        <w:t xml:space="preserve">Jemná péče o tělo a podpora v mateřství</w:t>
      </w:r>
    </w:p>
    <w:p w:rsidR="00000000" w:rsidDel="00000000" w:rsidP="00000000" w:rsidRDefault="00000000" w:rsidRPr="00000000" w14:paraId="00000005">
      <w:pPr>
        <w:rPr>
          <w:rFonts w:ascii="Courier New" w:cs="Courier New" w:eastAsia="Courier New" w:hAnsi="Courier New"/>
          <w:color w:val="111827"/>
          <w:sz w:val="21"/>
          <w:szCs w:val="21"/>
          <w:highlight w:val="white"/>
        </w:rPr>
      </w:pPr>
      <w:r w:rsidDel="00000000" w:rsidR="00000000" w:rsidRPr="00000000">
        <w:rPr>
          <w:rtl w:val="0"/>
        </w:rPr>
      </w:r>
    </w:p>
    <w:p w:rsidR="00000000" w:rsidDel="00000000" w:rsidP="00000000" w:rsidRDefault="00000000" w:rsidRPr="00000000" w14:paraId="00000006">
      <w:pPr>
        <w:rPr/>
      </w:pPr>
      <w:r w:rsidDel="00000000" w:rsidR="00000000" w:rsidRPr="00000000">
        <w:rPr>
          <w:color w:val="666666"/>
          <w:sz w:val="26"/>
          <w:szCs w:val="26"/>
          <w:rtl w:val="0"/>
        </w:rPr>
        <w:t xml:space="preserve"> Laktační poradenství a kraniosakrální biodynamika pro dospělé i děti </w:t>
      </w:r>
      <w:r w:rsidDel="00000000" w:rsidR="00000000" w:rsidRPr="00000000">
        <w:rPr>
          <w:rtl w:val="0"/>
        </w:rPr>
      </w:r>
    </w:p>
    <w:p w:rsidR="00000000" w:rsidDel="00000000" w:rsidP="00000000" w:rsidRDefault="00000000" w:rsidRPr="00000000" w14:paraId="00000007">
      <w:pPr>
        <w:rPr>
          <w:rFonts w:ascii="Courier New" w:cs="Courier New" w:eastAsia="Courier New" w:hAnsi="Courier New"/>
          <w:b w:val="1"/>
          <w:bCs w:val="1"/>
          <w:color w:val="111827"/>
          <w:sz w:val="21"/>
          <w:szCs w:val="21"/>
          <w:highlight w:val="white"/>
        </w:rPr>
      </w:pPr>
      <w:r w:rsidDel="00000000" w:rsidR="00000000" w:rsidRPr="00000000">
        <w:rPr>
          <w:rtl w:val="0"/>
        </w:rPr>
      </w:r>
    </w:p>
    <w:p w:rsidR="00000000" w:rsidDel="00000000" w:rsidP="00000000" w:rsidRDefault="00000000" w:rsidRPr="00000000" w14:paraId="00000008">
      <w:pPr>
        <w:rPr>
          <w:rFonts w:ascii="Courier New" w:cs="Courier New" w:eastAsia="Courier New" w:hAnsi="Courier New"/>
          <w:b w:val="1"/>
          <w:bCs w:val="1"/>
          <w:color w:val="111827"/>
          <w:sz w:val="21"/>
          <w:szCs w:val="21"/>
          <w:highlight w:val="white"/>
        </w:rPr>
      </w:pPr>
      <w:r w:rsidDel="00000000" w:rsidR="00000000" w:rsidRPr="00000000">
        <w:rPr>
          <w:rtl w:val="0"/>
        </w:rPr>
      </w:r>
    </w:p>
    <w:p w:rsidR="00000000" w:rsidDel="00000000" w:rsidP="00000000" w:rsidRDefault="00000000" w:rsidRPr="00000000" w14:paraId="00000009">
      <w:pPr>
        <w:rPr>
          <w:rFonts w:ascii="Courier New" w:cs="Courier New" w:eastAsia="Courier New" w:hAnsi="Courier New"/>
          <w:b w:val="1"/>
          <w:bCs w:val="1"/>
          <w:color w:val="111827"/>
          <w:sz w:val="21"/>
          <w:szCs w:val="21"/>
          <w:highlight w:val="white"/>
        </w:rPr>
      </w:pPr>
      <w:r w:rsidDel="00000000" w:rsidR="00000000" w:rsidRPr="00000000">
        <w:rPr>
          <w:rFonts w:ascii="Courier New" w:cs="Courier New" w:eastAsia="Courier New" w:hAnsi="Courier New"/>
          <w:b w:val="1"/>
          <w:bCs w:val="1"/>
          <w:color w:val="111827"/>
          <w:sz w:val="21"/>
          <w:szCs w:val="21"/>
          <w:highlight w:val="white"/>
          <w:rtl w:val="0"/>
        </w:rPr>
        <w:t xml:space="preserve">________</w:t>
      </w:r>
    </w:p>
    <w:p w:rsidR="00000000" w:rsidDel="00000000" w:rsidP="00000000" w:rsidRDefault="00000000" w:rsidRPr="00000000" w14:paraId="0000000A">
      <w:pPr>
        <w:rPr>
          <w:rFonts w:ascii="Courier New" w:cs="Courier New" w:eastAsia="Courier New" w:hAnsi="Courier New"/>
          <w:b w:val="1"/>
          <w:bCs w:val="1"/>
          <w:color w:val="111827"/>
          <w:sz w:val="21"/>
          <w:szCs w:val="21"/>
          <w:highlight w:val="white"/>
        </w:rPr>
      </w:pPr>
      <w:r w:rsidDel="00000000" w:rsidR="00000000" w:rsidRPr="00000000">
        <w:rPr>
          <w:rtl w:val="0"/>
        </w:rPr>
      </w:r>
    </w:p>
    <w:p w:rsidR="00000000" w:rsidDel="00000000" w:rsidP="00000000" w:rsidRDefault="00000000" w:rsidRPr="00000000" w14:paraId="0000000B">
      <w:pPr>
        <w:rPr>
          <w:rFonts w:ascii="Courier New" w:cs="Courier New" w:eastAsia="Courier New" w:hAnsi="Courier New"/>
          <w:b w:val="1"/>
          <w:bCs w:val="1"/>
          <w:color w:val="111827"/>
          <w:sz w:val="21"/>
          <w:szCs w:val="21"/>
          <w:highlight w:val="white"/>
        </w:rPr>
      </w:pPr>
      <w:r w:rsidDel="00000000" w:rsidR="00000000" w:rsidRPr="00000000">
        <w:rPr>
          <w:rtl w:val="0"/>
        </w:rPr>
      </w:r>
    </w:p>
    <w:p w:rsidR="00000000" w:rsidDel="00000000" w:rsidP="00000000" w:rsidRDefault="00000000" w:rsidRPr="00000000" w14:paraId="0000000C">
      <w:pPr>
        <w:pStyle w:val="Heading2"/>
        <w:rPr/>
      </w:pPr>
      <w:bookmarkStart w:colFirst="0" w:colLast="0" w:name="_6lg3gtjs2f8w" w:id="2"/>
      <w:bookmarkEnd w:id="2"/>
      <w:r w:rsidDel="00000000" w:rsidR="00000000" w:rsidRPr="00000000">
        <w:rPr>
          <w:rtl w:val="0"/>
        </w:rPr>
        <w:t xml:space="preserve">S čím se na mě můžete obrátit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Laktační poradenství</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7"/>
        </w:numPr>
        <w:ind w:left="720" w:hanging="360"/>
        <w:rPr>
          <w:u w:val="none"/>
        </w:rPr>
      </w:pPr>
      <w:r w:rsidDel="00000000" w:rsidR="00000000" w:rsidRPr="00000000">
        <w:rPr>
          <w:color w:val="666666"/>
          <w:sz w:val="26"/>
          <w:szCs w:val="26"/>
          <w:rtl w:val="0"/>
        </w:rPr>
        <w:t xml:space="preserve">Nabízím </w:t>
      </w:r>
      <w:r w:rsidDel="00000000" w:rsidR="00000000" w:rsidRPr="00000000">
        <w:rPr>
          <w:b w:val="1"/>
          <w:bCs w:val="1"/>
          <w:color w:val="666666"/>
          <w:sz w:val="26"/>
          <w:szCs w:val="26"/>
          <w:rtl w:val="0"/>
        </w:rPr>
        <w:t xml:space="preserve">předporodní přípravu</w:t>
      </w:r>
      <w:r w:rsidDel="00000000" w:rsidR="00000000" w:rsidRPr="00000000">
        <w:rPr>
          <w:color w:val="666666"/>
          <w:sz w:val="26"/>
          <w:szCs w:val="26"/>
          <w:rtl w:val="0"/>
        </w:rPr>
        <w:t xml:space="preserve"> a </w:t>
      </w:r>
      <w:r w:rsidDel="00000000" w:rsidR="00000000" w:rsidRPr="00000000">
        <w:rPr>
          <w:b w:val="1"/>
          <w:bCs w:val="1"/>
          <w:color w:val="666666"/>
          <w:sz w:val="26"/>
          <w:szCs w:val="26"/>
          <w:rtl w:val="0"/>
        </w:rPr>
        <w:t xml:space="preserve">citlivou podporu</w:t>
      </w:r>
      <w:r w:rsidDel="00000000" w:rsidR="00000000" w:rsidRPr="00000000">
        <w:rPr>
          <w:color w:val="666666"/>
          <w:sz w:val="26"/>
          <w:szCs w:val="26"/>
          <w:rtl w:val="0"/>
        </w:rPr>
        <w:t xml:space="preserve"> pro ženy, které chtějí pomoci s kojením — ať už řešíte náročné začátky, bolesti nebo jen potřebujete ujistit, že děláte vše správně</w:t>
      </w:r>
    </w:p>
    <w:p w:rsidR="00000000" w:rsidDel="00000000" w:rsidP="00000000" w:rsidRDefault="00000000" w:rsidRPr="00000000" w14:paraId="00000011">
      <w:pPr>
        <w:ind w:left="720" w:firstLine="0"/>
        <w:rPr>
          <w:color w:val="666666"/>
          <w:sz w:val="26"/>
          <w:szCs w:val="26"/>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Nosící poradenství</w:t>
      </w:r>
    </w:p>
    <w:p w:rsidR="00000000" w:rsidDel="00000000" w:rsidP="00000000" w:rsidRDefault="00000000" w:rsidRPr="00000000" w14:paraId="00000013">
      <w:pPr>
        <w:numPr>
          <w:ilvl w:val="0"/>
          <w:numId w:val="10"/>
        </w:numPr>
        <w:ind w:left="720" w:hanging="360"/>
        <w:rPr>
          <w:u w:val="none"/>
        </w:rPr>
      </w:pPr>
      <w:r w:rsidDel="00000000" w:rsidR="00000000" w:rsidRPr="00000000">
        <w:rPr>
          <w:rtl w:val="0"/>
        </w:rPr>
        <w:t xml:space="preserve">Naučím vás </w:t>
      </w:r>
      <w:r w:rsidDel="00000000" w:rsidR="00000000" w:rsidRPr="00000000">
        <w:rPr>
          <w:b w:val="1"/>
          <w:bCs w:val="1"/>
          <w:rtl w:val="0"/>
        </w:rPr>
        <w:t xml:space="preserve">uvázat miminko do šátku</w:t>
      </w:r>
      <w:r w:rsidDel="00000000" w:rsidR="00000000" w:rsidRPr="00000000">
        <w:rPr>
          <w:rtl w:val="0"/>
        </w:rPr>
        <w:t xml:space="preserve"> i ho v něm pohodlně nakojit. </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Kraniosakrální biodynamika</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Hluboké uvolnění pomocí jemného dotyku podpoří zklidnění nervového systému, spouští léčebné procesy v těle a pomáhá se stresem. Hodí se pro </w:t>
      </w:r>
      <w:r w:rsidDel="00000000" w:rsidR="00000000" w:rsidRPr="00000000">
        <w:rPr>
          <w:b w:val="1"/>
          <w:bCs w:val="1"/>
          <w:rtl w:val="0"/>
        </w:rPr>
        <w:t xml:space="preserve">dospělé, ženy po porodu, děti i miminka</w:t>
      </w: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_____________</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rPr/>
      </w:pPr>
      <w:bookmarkStart w:colFirst="0" w:colLast="0" w:name="_rc8gi47set21" w:id="3"/>
      <w:bookmarkEnd w:id="3"/>
      <w:r w:rsidDel="00000000" w:rsidR="00000000" w:rsidRPr="00000000">
        <w:rPr>
          <w:rtl w:val="0"/>
        </w:rPr>
      </w:r>
    </w:p>
    <w:p w:rsidR="00000000" w:rsidDel="00000000" w:rsidP="00000000" w:rsidRDefault="00000000" w:rsidRPr="00000000" w14:paraId="0000001C">
      <w:pPr>
        <w:pStyle w:val="Heading2"/>
        <w:rPr/>
      </w:pPr>
      <w:bookmarkStart w:colFirst="0" w:colLast="0" w:name="_88kckh9dvql" w:id="4"/>
      <w:bookmarkEnd w:id="4"/>
      <w:r w:rsidDel="00000000" w:rsidR="00000000" w:rsidRPr="00000000">
        <w:rPr>
          <w:rtl w:val="0"/>
        </w:rPr>
        <w:t xml:space="preserve">Počítadlo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5+ let zkušeností I 150+ podpořených žen I </w:t>
      </w:r>
      <w:r w:rsidDel="00000000" w:rsidR="00000000" w:rsidRPr="00000000">
        <w:rPr>
          <w:rtl w:val="0"/>
        </w:rPr>
        <w:t xml:space="preserve">50+ kranio ošetření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(kraniem dospělých </w:t>
      </w:r>
      <w:r w:rsidDel="00000000" w:rsidR="00000000" w:rsidRPr="00000000">
        <w:rPr>
          <w:rtl w:val="0"/>
        </w:rPr>
        <w:t xml:space="preserve">I </w:t>
      </w:r>
      <w:r w:rsidDel="00000000" w:rsidR="00000000" w:rsidRPr="00000000">
        <w:rPr>
          <w:rtl w:val="0"/>
        </w:rPr>
        <w:t xml:space="preserve">přes 2 roky praxe s ošetřením dětí i miminek)</w:t>
      </w:r>
    </w:p>
    <w:p w:rsidR="00000000" w:rsidDel="00000000" w:rsidP="00000000" w:rsidRDefault="00000000" w:rsidRPr="00000000" w14:paraId="00000021">
      <w:pPr>
        <w:pStyle w:val="Heading1"/>
        <w:rPr/>
      </w:pPr>
      <w:bookmarkStart w:colFirst="0" w:colLast="0" w:name="_ovwr4kvw1r17" w:id="5"/>
      <w:bookmarkEnd w:id="5"/>
      <w:r w:rsidDel="00000000" w:rsidR="00000000" w:rsidRPr="00000000">
        <w:rPr>
          <w:rtl w:val="0"/>
        </w:rPr>
        <w:t xml:space="preserve">Kdo jsem</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Jsem máma dvou </w:t>
      </w:r>
      <w:r w:rsidDel="00000000" w:rsidR="00000000" w:rsidRPr="00000000">
        <w:rPr>
          <w:rtl w:val="0"/>
        </w:rPr>
        <w:t xml:space="preserve">úžasných inspirujících bytostí, ze kterých srší energie a které obě měly velmi náročný start do života. Kromě řešení blokád jsme společně prošli cestou dlouhodobého odmítání kojení jak u syna, tak u dcery. Vnímám, že je velice důležité podporovat ženy v mateřství, nové rodiny, děti, které mají začátky podobně těžké.  Proto jsem absolvovala svůj první kurz u MAMILA, začala podporovat ženy na jejich vlastní cestě a sdílet s nimi své zkušenosti.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pPr>
      <w:r w:rsidDel="00000000" w:rsidR="00000000" w:rsidRPr="00000000">
        <w:rPr>
          <w:rtl w:val="0"/>
        </w:rPr>
        <w:t xml:space="preserve">Ty nejnáročnější momenty mi pak přinesly do života kraniosakrální biodynamiku, která mě </w:t>
      </w:r>
      <w:r w:rsidDel="00000000" w:rsidR="00000000" w:rsidRPr="00000000">
        <w:rPr>
          <w:color w:val="000000"/>
          <w:sz w:val="22"/>
          <w:szCs w:val="22"/>
          <w:rtl w:val="0"/>
        </w:rPr>
        <w:t xml:space="preserve"> naučila v</w:t>
      </w:r>
      <w:r w:rsidDel="00000000" w:rsidR="00000000" w:rsidRPr="00000000">
        <w:rPr>
          <w:color w:val="000000"/>
          <w:sz w:val="22"/>
          <w:szCs w:val="22"/>
          <w:rtl w:val="0"/>
        </w:rPr>
        <w:t xml:space="preserve">nímat svět v jiných barvác</w:t>
      </w:r>
      <w:r w:rsidDel="00000000" w:rsidR="00000000" w:rsidRPr="00000000">
        <w:rPr>
          <w:color w:val="000000"/>
          <w:sz w:val="22"/>
          <w:szCs w:val="22"/>
          <w:rtl w:val="0"/>
        </w:rPr>
        <w:t xml:space="preserve">h. Věřím, že léčebná síla tkví ve </w:t>
      </w:r>
      <w:r w:rsidDel="00000000" w:rsidR="00000000" w:rsidRPr="00000000">
        <w:rPr>
          <w:color w:val="000000"/>
          <w:sz w:val="22"/>
          <w:szCs w:val="22"/>
          <w:rtl w:val="0"/>
        </w:rPr>
        <w:t xml:space="preserve">sdílení, uvolnění, bezpečném prostoru a laskavosti</w:t>
      </w:r>
      <w:r w:rsidDel="00000000" w:rsidR="00000000" w:rsidRPr="00000000">
        <w:rPr>
          <w:color w:val="000000"/>
          <w:sz w:val="22"/>
          <w:szCs w:val="22"/>
          <w:rtl w:val="0"/>
        </w:rPr>
        <w:t xml:space="preserve">.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Ráda si vyslechnu vaše příběhy a předám své zkušenosti dál.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pStyle w:val="Heading2"/>
        <w:rPr/>
      </w:pPr>
      <w:bookmarkStart w:colFirst="0" w:colLast="0" w:name="_2oabwphol465" w:id="6"/>
      <w:bookmarkEnd w:id="6"/>
      <w:r w:rsidDel="00000000" w:rsidR="00000000" w:rsidRPr="00000000">
        <w:rPr>
          <w:rtl w:val="0"/>
        </w:rPr>
        <w:t xml:space="preserve">Reference</w:t>
      </w:r>
    </w:p>
    <w:p w:rsidR="00000000" w:rsidDel="00000000" w:rsidP="00000000" w:rsidRDefault="00000000" w:rsidRPr="00000000" w14:paraId="00000028">
      <w:pPr>
        <w:rPr/>
      </w:pPr>
      <w:r w:rsidDel="00000000" w:rsidR="00000000" w:rsidRPr="00000000">
        <w:rPr>
          <w:rtl w:val="0"/>
        </w:rPr>
        <w:t xml:space="preserve">Co o mě říkají ostatní </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i w:val="1"/>
          <w:iCs w:val="1"/>
        </w:rPr>
      </w:pPr>
      <w:r w:rsidDel="00000000" w:rsidR="00000000" w:rsidRPr="00000000">
        <w:rPr>
          <w:i w:val="1"/>
          <w:iCs w:val="1"/>
          <w:rtl w:val="0"/>
        </w:rPr>
        <w:t xml:space="preserve">Reference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line="324.00000000000006" w:lineRule="auto"/>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S Aničkou jsme řešily správné přisátí dvouměsíční dcery, vhodné polohy ke kojení a vázání do šátku. Téma kojení a vůbec první měsíce po porodu jsou intimní záležitost, ale Aničky přístup byl velmi profesionální, laskavý a vstřícný. Měla jsem pocit bezpečí. Oceňuji praktickou ukázku poloh a podporu během jejich zavádění následující týdny. Podařilo se nám překonat bojkot a udělat několik dalších změn. Kojení se stalo příjemnou chvilkou pro nás obě. Dnes jsou dcerce dva roky a i když už se kojí jen v noci, stále jí to pomáhá s emoční rovnováhou a jsem vděčná, že jsme tu cestu zvládly. Děkuju.</w:t>
      </w:r>
    </w:p>
    <w:p w:rsidR="00000000" w:rsidDel="00000000" w:rsidP="00000000" w:rsidRDefault="00000000" w:rsidRPr="00000000" w14:paraId="0000002D">
      <w:pPr>
        <w:spacing w:line="324.0000000000000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DOMINIKA M.</w:t>
      </w:r>
    </w:p>
    <w:p w:rsidR="00000000" w:rsidDel="00000000" w:rsidP="00000000" w:rsidRDefault="00000000" w:rsidRPr="00000000" w14:paraId="0000002E">
      <w:pPr>
        <w:spacing w:line="324.00000000000006" w:lineRule="auto"/>
        <w:rPr>
          <w:rFonts w:ascii="Times New Roman" w:cs="Times New Roman" w:eastAsia="Times New Roman" w:hAnsi="Times New Roman"/>
          <w:i w:val="1"/>
          <w:iCs w:val="1"/>
          <w:sz w:val="30"/>
          <w:szCs w:val="30"/>
        </w:rPr>
      </w:pPr>
      <w:r w:rsidDel="00000000" w:rsidR="00000000" w:rsidRPr="00000000">
        <w:rPr>
          <w:rtl w:val="0"/>
        </w:rPr>
      </w:r>
    </w:p>
    <w:p w:rsidR="00000000" w:rsidDel="00000000" w:rsidP="00000000" w:rsidRDefault="00000000" w:rsidRPr="00000000" w14:paraId="0000002F">
      <w:pPr>
        <w:spacing w:line="324.00000000000006" w:lineRule="auto"/>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O porodu jsem přemýšlela a zjišťovala si možnosti a informace. Ale co jsem podcenila je, pomoc po porodu. Situace byla u nás složitější a vypadalo to, že už to nedám a přestaneme kojit. Ale zázraky se dějí a do cesty mi přišla pomoc od Aničky Kreifove. Přišla hned ikdyž to měla náročné. Díky její pomoci jsem nepřestala kojit a kojíme doteď. Záchrana se vším všudy. Děkuji moc za její přístup a laskavost a ochotu se kterou o nás pečovala. Určitě nepodceňujte pomoc po porodu, umět vidět, zda miminko správně pije, zda je vše ostatní v pořádku, možnost vázání šátku atd.. Moc moc doporučuji.</w:t>
      </w:r>
    </w:p>
    <w:p w:rsidR="00000000" w:rsidDel="00000000" w:rsidP="00000000" w:rsidRDefault="00000000" w:rsidRPr="00000000" w14:paraId="00000030">
      <w:pPr>
        <w:spacing w:line="324.00000000000006" w:lineRule="auto"/>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HANA S.</w:t>
      </w:r>
    </w:p>
    <w:p w:rsidR="00000000" w:rsidDel="00000000" w:rsidP="00000000" w:rsidRDefault="00000000" w:rsidRPr="00000000" w14:paraId="00000031">
      <w:pPr>
        <w:spacing w:line="324.00000000000006" w:lineRule="auto"/>
        <w:rPr>
          <w:rFonts w:ascii="Times New Roman" w:cs="Times New Roman" w:eastAsia="Times New Roman" w:hAnsi="Times New Roman"/>
          <w:i w:val="1"/>
          <w:iCs w:val="1"/>
          <w:sz w:val="29"/>
          <w:szCs w:val="29"/>
        </w:rPr>
      </w:pPr>
      <w:r w:rsidDel="00000000" w:rsidR="00000000" w:rsidRPr="00000000">
        <w:rPr>
          <w:rtl w:val="0"/>
        </w:rPr>
      </w:r>
    </w:p>
    <w:p w:rsidR="00000000" w:rsidDel="00000000" w:rsidP="00000000" w:rsidRDefault="00000000" w:rsidRPr="00000000" w14:paraId="00000032">
      <w:pPr>
        <w:spacing w:line="324.00000000000006" w:lineRule="auto"/>
        <w:rPr>
          <w:rFonts w:ascii="Times New Roman" w:cs="Times New Roman" w:eastAsia="Times New Roman" w:hAnsi="Times New Roman"/>
          <w:i w:val="1"/>
          <w:iCs w:val="1"/>
          <w:sz w:val="29"/>
          <w:szCs w:val="29"/>
        </w:rPr>
      </w:pPr>
      <w:r w:rsidDel="00000000" w:rsidR="00000000" w:rsidRPr="00000000">
        <w:rPr>
          <w:rFonts w:ascii="Times New Roman" w:cs="Times New Roman" w:eastAsia="Times New Roman" w:hAnsi="Times New Roman"/>
          <w:i w:val="1"/>
          <w:iCs w:val="1"/>
          <w:sz w:val="29"/>
          <w:szCs w:val="29"/>
          <w:rtl w:val="0"/>
        </w:rPr>
        <w:t xml:space="preserve">Zpětně lituji, že jsem se s Aničkou Kreifovou nesetkala už před porodem, byla bych mnohem klidnější a v porodnici sebevědomější a podnikla bych kroky k úspěšnému kojení. Náš syn je naštěstí zatím</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i w:val="1"/>
          <w:iCs w:val="1"/>
          <w:sz w:val="29"/>
          <w:szCs w:val="29"/>
          <w:rtl w:val="0"/>
        </w:rPr>
        <w:t xml:space="preserve">spokojený</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6"/>
          <w:szCs w:val="26"/>
          <w:rtl w:val="0"/>
        </w:rPr>
        <w:t xml:space="preserve">k</w:t>
      </w:r>
      <w:r w:rsidDel="00000000" w:rsidR="00000000" w:rsidRPr="00000000">
        <w:rPr>
          <w:rFonts w:ascii="Times New Roman" w:cs="Times New Roman" w:eastAsia="Times New Roman" w:hAnsi="Times New Roman"/>
          <w:i w:val="1"/>
          <w:iCs w:val="1"/>
          <w:sz w:val="29"/>
          <w:szCs w:val="29"/>
          <w:rtl w:val="0"/>
        </w:rPr>
        <w:t xml:space="preserve">ojenec, ale i tak je návštěva paní laktační poradkyně jedna z nejlepších investic a nejlepší zdroj informací, které jsou věděcky podložené a zaměřené na pevné pouto rodičů a dítěte.</w:t>
      </w:r>
    </w:p>
    <w:p w:rsidR="00000000" w:rsidDel="00000000" w:rsidP="00000000" w:rsidRDefault="00000000" w:rsidRPr="00000000" w14:paraId="00000033">
      <w:pPr>
        <w:spacing w:line="324.00000000000006" w:lineRule="auto"/>
        <w:rPr>
          <w:rFonts w:ascii="Times New Roman" w:cs="Times New Roman" w:eastAsia="Times New Roman" w:hAnsi="Times New Roman"/>
          <w:b w:val="1"/>
          <w:bCs w:val="1"/>
          <w:i w:val="1"/>
          <w:iCs w:val="1"/>
          <w:sz w:val="33"/>
          <w:szCs w:val="33"/>
        </w:rPr>
      </w:pPr>
      <w:r w:rsidDel="00000000" w:rsidR="00000000" w:rsidRPr="00000000">
        <w:rPr>
          <w:rFonts w:ascii="Times New Roman" w:cs="Times New Roman" w:eastAsia="Times New Roman" w:hAnsi="Times New Roman"/>
          <w:b w:val="1"/>
          <w:bCs w:val="1"/>
          <w:i w:val="1"/>
          <w:iCs w:val="1"/>
          <w:sz w:val="33"/>
          <w:szCs w:val="33"/>
          <w:rtl w:val="0"/>
        </w:rPr>
        <w:t xml:space="preserve">ANEŽKA B.</w:t>
      </w:r>
    </w:p>
    <w:p w:rsidR="00000000" w:rsidDel="00000000" w:rsidP="00000000" w:rsidRDefault="00000000" w:rsidRPr="00000000" w14:paraId="00000034">
      <w:pPr>
        <w:spacing w:line="324.0000000000000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line="32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Zdravím, chtěla bych všem doporučit Annu Kreifovou jako laktacni poradkyni. Neváhejte kontaktovat, je to nejlepší vklad v úspěch kojení. Náš příběh: porodila jsem syna s váhou 3175g, musím říct, že rodila jsem se zápaly plic a dostávala jsem antibiotika. Anažila jsem kojit syna, co to šlo (přisál se krásně), ale mlíčko jsem neměla v porodnici. Proto jsme odcházeli s um domů. Ještě v porodnici jsem kontaktovala lp protože ten celá postup s vážením dítěte před a po kojení nebo počítat množství odstříkaného mlíka mi nedával smysl. Anna Kreifova pomohla nám nastartovat kojení hned první den doma. Používali jsme cévku na um, což je krásná alternativa flašky a pak se spustilo mlíčko samo a dokrm nebyl potřeba. Proto neváhejte kontaktovat lp hned po porodou pokud kojení nejde, ušetříte spoustu času a nervů. A hlavně člověk někdy potřebuje jen pár motivačních slov a to Anna Kreifová fakt umí.</w:t>
      </w:r>
    </w:p>
    <w:p w:rsidR="00000000" w:rsidDel="00000000" w:rsidP="00000000" w:rsidRDefault="00000000" w:rsidRPr="00000000" w14:paraId="00000036">
      <w:pPr>
        <w:spacing w:line="324.0000000000000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BOHDANA B.</w:t>
      </w:r>
    </w:p>
    <w:p w:rsidR="00000000" w:rsidDel="00000000" w:rsidP="00000000" w:rsidRDefault="00000000" w:rsidRPr="00000000" w14:paraId="00000037">
      <w:pPr>
        <w:spacing w:line="324.0000000000000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line="32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Kraniosakrální ošetření u Aničky pro mě byl pokaždé velmi příjemný a hluboký zážitek. Vnímala </w:t>
      </w:r>
    </w:p>
    <w:p w:rsidR="00000000" w:rsidDel="00000000" w:rsidP="00000000" w:rsidRDefault="00000000" w:rsidRPr="00000000" w14:paraId="00000039">
      <w:pPr>
        <w:spacing w:line="32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jsem, jak z jejích dlaní sálá energie a jak během ošetření kolem mého těla vzniká jemné energetické pole. Většinu času jsem byla v hlubokém meditativním stavu, který jsem vnímala jako léčivý pro tělo i mysl. Po ošetření jsem se cítila zregenerovaná a po všech stránkách zharmonizovaná. Oceňuju i klidné a příjemné prostředí, v němž terapie probíhaly. Cítila jsem se maximálně komfortně, k čemuž přispěla i Aniččina přítomnost, která ve mne vzbuzuje pocit bezpečí a důvěry. Celkově mohu kraniosakrální terapii v jejím podání jen doporučit.</w:t>
      </w:r>
    </w:p>
    <w:p w:rsidR="00000000" w:rsidDel="00000000" w:rsidP="00000000" w:rsidRDefault="00000000" w:rsidRPr="00000000" w14:paraId="0000003A">
      <w:pPr>
        <w:spacing w:line="32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Lucie B.</w:t>
      </w:r>
    </w:p>
    <w:p w:rsidR="00000000" w:rsidDel="00000000" w:rsidP="00000000" w:rsidRDefault="00000000" w:rsidRPr="00000000" w14:paraId="0000003B">
      <w:pPr>
        <w:spacing w:line="324.0000000000000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line="32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Anička je taková jemná a empatická duše, takže se s ní hezky povídá, člověk se rád svěří, protože se cítí bezpečně. A napojení jsem cítila ještě než se mě dotkla. Bylo to příjemné, myslím, že jsem i trošku na chvilku usnula a cítila jsem proudění v končetinách a takový povznášející pocit, naopak po skončení bylo zřejmé uzemnění, trošku taková tíha, že mi skoro nešly odlepit nohy od země a dosáhnout toho stavu mám jinak problém. Takže díky za pomoc a nový obohacující zážitek. Doporučuju 😊💜</w:t>
      </w:r>
    </w:p>
    <w:p w:rsidR="00000000" w:rsidDel="00000000" w:rsidP="00000000" w:rsidRDefault="00000000" w:rsidRPr="00000000" w14:paraId="0000003D">
      <w:pPr>
        <w:spacing w:line="32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Tereza. O</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sz w:val="32"/>
          <w:szCs w:val="32"/>
        </w:rPr>
      </w:pPr>
      <w:r w:rsidDel="00000000" w:rsidR="00000000" w:rsidRPr="00000000">
        <w:rPr>
          <w:rtl w:val="0"/>
        </w:rPr>
      </w:r>
    </w:p>
    <w:p w:rsidR="00000000" w:rsidDel="00000000" w:rsidP="00000000" w:rsidRDefault="00000000" w:rsidRPr="00000000" w14:paraId="00000041">
      <w:pPr>
        <w:rPr>
          <w:sz w:val="32"/>
          <w:szCs w:val="32"/>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sz w:val="32"/>
          <w:szCs w:val="32"/>
        </w:rPr>
      </w:pPr>
      <w:r w:rsidDel="00000000" w:rsidR="00000000" w:rsidRPr="00000000">
        <w:rPr>
          <w:sz w:val="32"/>
          <w:szCs w:val="32"/>
          <w:rtl w:val="0"/>
        </w:rPr>
        <w:t xml:space="preserve">Kontakt a kontaktní formulář</w:t>
      </w:r>
    </w:p>
    <w:p w:rsidR="00000000" w:rsidDel="00000000" w:rsidP="00000000" w:rsidRDefault="00000000" w:rsidRPr="00000000" w14:paraId="00000046">
      <w:pPr>
        <w:rPr>
          <w:sz w:val="32"/>
          <w:szCs w:val="32"/>
        </w:rPr>
      </w:pPr>
      <w:r w:rsidDel="00000000" w:rsidR="00000000" w:rsidRPr="00000000">
        <w:rPr>
          <w:rtl w:val="0"/>
        </w:rPr>
      </w:r>
    </w:p>
    <w:p w:rsidR="00000000" w:rsidDel="00000000" w:rsidP="00000000" w:rsidRDefault="00000000" w:rsidRPr="00000000" w14:paraId="00000047">
      <w:pPr>
        <w:pBdr>
          <w:top w:color="auto" w:space="0" w:sz="0" w:val="none"/>
          <w:left w:color="auto" w:space="0" w:sz="0" w:val="none"/>
          <w:right w:color="auto" w:space="0" w:sz="0" w:val="none"/>
        </w:pBdr>
        <w:rPr>
          <w:sz w:val="29"/>
          <w:szCs w:val="29"/>
        </w:rPr>
      </w:pPr>
      <w:r w:rsidDel="00000000" w:rsidR="00000000" w:rsidRPr="00000000">
        <w:rPr>
          <w:sz w:val="29"/>
          <w:szCs w:val="29"/>
          <w:rtl w:val="0"/>
        </w:rPr>
        <w:t xml:space="preserve">Anna Kreifová</w:t>
      </w:r>
    </w:p>
    <w:p w:rsidR="00000000" w:rsidDel="00000000" w:rsidP="00000000" w:rsidRDefault="00000000" w:rsidRPr="00000000" w14:paraId="00000048">
      <w:pPr>
        <w:pBdr>
          <w:top w:color="auto" w:space="0" w:sz="0" w:val="none"/>
          <w:left w:color="auto" w:space="0" w:sz="0" w:val="none"/>
          <w:right w:color="auto" w:space="0" w:sz="0" w:val="none"/>
        </w:pBdr>
        <w:rPr>
          <w:sz w:val="29"/>
          <w:szCs w:val="29"/>
        </w:rPr>
      </w:pPr>
      <w:r w:rsidDel="00000000" w:rsidR="00000000" w:rsidRPr="00000000">
        <w:rPr>
          <w:sz w:val="29"/>
          <w:szCs w:val="29"/>
          <w:rtl w:val="0"/>
        </w:rPr>
        <w:t xml:space="preserve">Emailová adresa: kreifova.anna@seznam.cz</w:t>
      </w:r>
    </w:p>
    <w:p w:rsidR="00000000" w:rsidDel="00000000" w:rsidP="00000000" w:rsidRDefault="00000000" w:rsidRPr="00000000" w14:paraId="00000049">
      <w:pPr>
        <w:pBdr>
          <w:top w:color="auto" w:space="0" w:sz="0" w:val="none"/>
          <w:left w:color="auto" w:space="0" w:sz="0" w:val="none"/>
          <w:right w:color="auto" w:space="0" w:sz="0" w:val="none"/>
        </w:pBdr>
        <w:rPr>
          <w:sz w:val="29"/>
          <w:szCs w:val="29"/>
        </w:rPr>
      </w:pPr>
      <w:r w:rsidDel="00000000" w:rsidR="00000000" w:rsidRPr="00000000">
        <w:rPr>
          <w:sz w:val="29"/>
          <w:szCs w:val="29"/>
          <w:rtl w:val="0"/>
        </w:rPr>
        <w:t xml:space="preserve">Ičo: 87440547</w:t>
      </w:r>
    </w:p>
    <w:p w:rsidR="00000000" w:rsidDel="00000000" w:rsidP="00000000" w:rsidRDefault="00000000" w:rsidRPr="00000000" w14:paraId="0000004A">
      <w:pPr>
        <w:pBdr>
          <w:top w:color="auto" w:space="0" w:sz="0" w:val="none"/>
          <w:left w:color="auto" w:space="0" w:sz="0" w:val="none"/>
          <w:right w:color="auto" w:space="0" w:sz="0" w:val="none"/>
        </w:pBdr>
        <w:rPr>
          <w:sz w:val="29"/>
          <w:szCs w:val="29"/>
        </w:rPr>
      </w:pPr>
      <w:r w:rsidDel="00000000" w:rsidR="00000000" w:rsidRPr="00000000">
        <w:rPr>
          <w:sz w:val="29"/>
          <w:szCs w:val="29"/>
          <w:rtl w:val="0"/>
        </w:rPr>
        <w:t xml:space="preserve">Telefon +420 739785181</w:t>
      </w:r>
    </w:p>
    <w:p w:rsidR="00000000" w:rsidDel="00000000" w:rsidP="00000000" w:rsidRDefault="00000000" w:rsidRPr="00000000" w14:paraId="0000004B">
      <w:pPr>
        <w:pBdr>
          <w:top w:color="auto" w:space="0" w:sz="0" w:val="none"/>
          <w:left w:color="auto" w:space="0" w:sz="0" w:val="none"/>
          <w:right w:color="auto" w:space="0" w:sz="0" w:val="none"/>
        </w:pBdr>
        <w:rPr>
          <w:sz w:val="29"/>
          <w:szCs w:val="29"/>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Pište kdykoliv (klidně v noci), odpovím vám, co nejdříve. </w:t>
      </w:r>
    </w:p>
    <w:p w:rsidR="00000000" w:rsidDel="00000000" w:rsidP="00000000" w:rsidRDefault="00000000" w:rsidRPr="00000000" w14:paraId="0000004D">
      <w:pPr>
        <w:pBdr>
          <w:top w:color="auto" w:space="0" w:sz="0" w:val="none"/>
          <w:left w:color="auto" w:space="0" w:sz="0" w:val="none"/>
          <w:right w:color="auto" w:space="0" w:sz="0" w:val="none"/>
        </w:pBdr>
        <w:rPr>
          <w:sz w:val="29"/>
          <w:szCs w:val="29"/>
        </w:rPr>
      </w:pPr>
      <w:r w:rsidDel="00000000" w:rsidR="00000000" w:rsidRPr="00000000">
        <w:rPr>
          <w:rtl w:val="0"/>
        </w:rPr>
      </w:r>
    </w:p>
    <w:p w:rsidR="00000000" w:rsidDel="00000000" w:rsidP="00000000" w:rsidRDefault="00000000" w:rsidRPr="00000000" w14:paraId="0000004E">
      <w:pPr>
        <w:pBdr>
          <w:top w:color="auto" w:space="0" w:sz="0" w:val="none"/>
          <w:left w:color="auto" w:space="0" w:sz="0" w:val="none"/>
          <w:right w:color="auto" w:space="0" w:sz="0" w:val="none"/>
        </w:pBdr>
        <w:rPr>
          <w:sz w:val="29"/>
          <w:szCs w:val="29"/>
        </w:rPr>
      </w:pPr>
      <w:r w:rsidDel="00000000" w:rsidR="00000000" w:rsidRPr="00000000">
        <w:rPr>
          <w:rtl w:val="0"/>
        </w:rPr>
      </w:r>
    </w:p>
    <w:p w:rsidR="00000000" w:rsidDel="00000000" w:rsidP="00000000" w:rsidRDefault="00000000" w:rsidRPr="00000000" w14:paraId="0000004F">
      <w:pPr>
        <w:pBdr>
          <w:top w:color="auto" w:space="0" w:sz="0" w:val="none"/>
          <w:left w:color="auto" w:space="0" w:sz="0" w:val="none"/>
          <w:right w:color="auto" w:space="0" w:sz="0" w:val="none"/>
        </w:pBdr>
        <w:rPr>
          <w:sz w:val="29"/>
          <w:szCs w:val="29"/>
        </w:rPr>
      </w:pPr>
      <w:r w:rsidDel="00000000" w:rsidR="00000000" w:rsidRPr="00000000">
        <w:rPr>
          <w:rtl w:val="0"/>
        </w:rPr>
      </w:r>
    </w:p>
    <w:p w:rsidR="00000000" w:rsidDel="00000000" w:rsidP="00000000" w:rsidRDefault="00000000" w:rsidRPr="00000000" w14:paraId="00000050">
      <w:pPr>
        <w:pStyle w:val="Title"/>
        <w:pBdr>
          <w:top w:color="auto" w:space="0" w:sz="0" w:val="none"/>
          <w:left w:color="auto" w:space="0" w:sz="0" w:val="none"/>
          <w:right w:color="auto" w:space="0" w:sz="0" w:val="none"/>
        </w:pBdr>
        <w:rPr>
          <w:i w:val="1"/>
          <w:iCs w:val="1"/>
        </w:rPr>
      </w:pPr>
      <w:bookmarkStart w:colFirst="0" w:colLast="0" w:name="_jzwogvypubhw" w:id="7"/>
      <w:bookmarkEnd w:id="7"/>
      <w:r w:rsidDel="00000000" w:rsidR="00000000" w:rsidRPr="00000000">
        <w:rPr>
          <w:i w:val="1"/>
          <w:iCs w:val="1"/>
          <w:rtl w:val="0"/>
        </w:rPr>
        <w:t xml:space="preserve">Stránka: </w:t>
      </w:r>
      <w:r w:rsidDel="00000000" w:rsidR="00000000" w:rsidRPr="00000000">
        <w:rPr>
          <w:i w:val="1"/>
          <w:iCs w:val="1"/>
          <w:rtl w:val="0"/>
        </w:rPr>
        <w:t xml:space="preserve">Laktační a nosící poradenství</w:t>
      </w:r>
    </w:p>
    <w:p w:rsidR="00000000" w:rsidDel="00000000" w:rsidP="00000000" w:rsidRDefault="00000000" w:rsidRPr="00000000" w14:paraId="00000051">
      <w:pPr>
        <w:pStyle w:val="Heading1"/>
        <w:rPr/>
      </w:pPr>
      <w:bookmarkStart w:colFirst="0" w:colLast="0" w:name="_yrhwv5ymtkjw" w:id="8"/>
      <w:bookmarkEnd w:id="8"/>
      <w:r w:rsidDel="00000000" w:rsidR="00000000" w:rsidRPr="00000000">
        <w:rPr>
          <w:rtl w:val="0"/>
        </w:rPr>
        <w:t xml:space="preserve">S čím se na mě můžete obrátit</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semebvodwi28" w:id="9"/>
      <w:bookmarkEnd w:id="9"/>
      <w:r w:rsidDel="00000000" w:rsidR="00000000" w:rsidRPr="00000000">
        <w:rPr>
          <w:b w:val="1"/>
          <w:bCs w:val="1"/>
          <w:color w:val="000000"/>
          <w:sz w:val="26"/>
          <w:szCs w:val="26"/>
          <w:rtl w:val="0"/>
        </w:rPr>
        <w:t xml:space="preserve">Otázky ke kojení</w:t>
      </w:r>
    </w:p>
    <w:p w:rsidR="00000000" w:rsidDel="00000000" w:rsidP="00000000" w:rsidRDefault="00000000" w:rsidRPr="00000000" w14:paraId="00000053">
      <w:pPr>
        <w:spacing w:after="240" w:before="240" w:lineRule="auto"/>
        <w:ind w:left="720" w:firstLine="0"/>
        <w:rPr/>
      </w:pPr>
      <w:r w:rsidDel="00000000" w:rsidR="00000000" w:rsidRPr="00000000">
        <w:rPr>
          <w:rtl w:val="0"/>
        </w:rPr>
        <w:t xml:space="preserve">Máte problém, na který nenacházíte odpověď. </w:t>
      </w:r>
    </w:p>
    <w:p w:rsidR="00000000" w:rsidDel="00000000" w:rsidP="00000000" w:rsidRDefault="00000000" w:rsidRPr="00000000" w14:paraId="00000054">
      <w:pPr>
        <w:spacing w:after="240" w:before="240" w:lineRule="auto"/>
        <w:ind w:left="720" w:firstLine="0"/>
        <w:rPr/>
      </w:pPr>
      <w:r w:rsidDel="00000000" w:rsidR="00000000" w:rsidRPr="00000000">
        <w:rPr>
          <w:rtl w:val="0"/>
        </w:rPr>
        <w:t xml:space="preserve">Cítíte se zmatená z množství protichůdných informací nebo se na kojení teprve připravujete. </w: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nhnalsg0ugc0" w:id="10"/>
      <w:bookmarkEnd w:id="10"/>
      <w:r w:rsidDel="00000000" w:rsidR="00000000" w:rsidRPr="00000000">
        <w:rPr>
          <w:b w:val="1"/>
          <w:bCs w:val="1"/>
          <w:color w:val="000000"/>
          <w:sz w:val="26"/>
          <w:szCs w:val="26"/>
          <w:rtl w:val="0"/>
        </w:rPr>
        <w:t xml:space="preserve">Máte pochybnosti ohledně kojení</w:t>
      </w:r>
    </w:p>
    <w:p w:rsidR="00000000" w:rsidDel="00000000" w:rsidP="00000000" w:rsidRDefault="00000000" w:rsidRPr="00000000" w14:paraId="00000056">
      <w:pPr>
        <w:numPr>
          <w:ilvl w:val="0"/>
          <w:numId w:val="3"/>
        </w:numPr>
        <w:spacing w:after="0" w:afterAutospacing="0" w:before="240" w:lineRule="auto"/>
        <w:ind w:left="720" w:hanging="360"/>
      </w:pPr>
      <w:r w:rsidDel="00000000" w:rsidR="00000000" w:rsidRPr="00000000">
        <w:rPr>
          <w:rtl w:val="0"/>
        </w:rPr>
        <w:t xml:space="preserve">Máte pocit, že miminko nepije dostatečně, je neklidné, odtahuje se od prsu nebo hůře spí.</w:t>
      </w:r>
    </w:p>
    <w:p w:rsidR="00000000" w:rsidDel="00000000" w:rsidP="00000000" w:rsidRDefault="00000000" w:rsidRPr="00000000" w14:paraId="00000057">
      <w:pPr>
        <w:numPr>
          <w:ilvl w:val="0"/>
          <w:numId w:val="3"/>
        </w:numPr>
        <w:spacing w:after="240" w:before="0" w:beforeAutospacing="0" w:lineRule="auto"/>
        <w:ind w:left="720" w:hanging="360"/>
      </w:pPr>
      <w:r w:rsidDel="00000000" w:rsidR="00000000" w:rsidRPr="00000000">
        <w:rPr>
          <w:rtl w:val="0"/>
        </w:rPr>
        <w:t xml:space="preserve">Chcete zkontrolovat přisátí, polohu miminka při kojení nebo se naučit kojit vleže.</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7qcny8w39dfp" w:id="11"/>
      <w:bookmarkEnd w:id="11"/>
      <w:r w:rsidDel="00000000" w:rsidR="00000000" w:rsidRPr="00000000">
        <w:rPr>
          <w:b w:val="1"/>
          <w:bCs w:val="1"/>
          <w:color w:val="000000"/>
          <w:sz w:val="26"/>
          <w:szCs w:val="26"/>
          <w:rtl w:val="0"/>
        </w:rPr>
        <w:t xml:space="preserve">Řešíte konkrétní potíže s kojením</w:t>
      </w:r>
    </w:p>
    <w:p w:rsidR="00000000" w:rsidDel="00000000" w:rsidP="00000000" w:rsidRDefault="00000000" w:rsidRPr="00000000" w14:paraId="00000059">
      <w:pPr>
        <w:numPr>
          <w:ilvl w:val="0"/>
          <w:numId w:val="6"/>
        </w:numPr>
        <w:spacing w:after="0" w:afterAutospacing="0" w:before="240" w:lineRule="auto"/>
        <w:ind w:left="720" w:hanging="360"/>
      </w:pPr>
      <w:r w:rsidDel="00000000" w:rsidR="00000000" w:rsidRPr="00000000">
        <w:rPr>
          <w:rtl w:val="0"/>
        </w:rPr>
        <w:t xml:space="preserve">Kojení Vás bolí.</w:t>
      </w:r>
    </w:p>
    <w:p w:rsidR="00000000" w:rsidDel="00000000" w:rsidP="00000000" w:rsidRDefault="00000000" w:rsidRPr="00000000" w14:paraId="0000005A">
      <w:pPr>
        <w:numPr>
          <w:ilvl w:val="0"/>
          <w:numId w:val="6"/>
        </w:numPr>
        <w:spacing w:after="0" w:afterAutospacing="0" w:before="0" w:beforeAutospacing="0" w:lineRule="auto"/>
        <w:ind w:left="720" w:hanging="360"/>
      </w:pPr>
      <w:r w:rsidDel="00000000" w:rsidR="00000000" w:rsidRPr="00000000">
        <w:rPr>
          <w:rtl w:val="0"/>
        </w:rPr>
        <w:t xml:space="preserve">Miminko má potíže s přisátím.</w:t>
      </w:r>
    </w:p>
    <w:p w:rsidR="00000000" w:rsidDel="00000000" w:rsidP="00000000" w:rsidRDefault="00000000" w:rsidRPr="00000000" w14:paraId="0000005B">
      <w:pPr>
        <w:numPr>
          <w:ilvl w:val="0"/>
          <w:numId w:val="6"/>
        </w:numPr>
        <w:spacing w:after="0" w:afterAutospacing="0" w:before="0" w:beforeAutospacing="0" w:lineRule="auto"/>
        <w:ind w:left="720" w:hanging="360"/>
      </w:pPr>
      <w:r w:rsidDel="00000000" w:rsidR="00000000" w:rsidRPr="00000000">
        <w:rPr>
          <w:rtl w:val="0"/>
        </w:rPr>
        <w:t xml:space="preserve">Chcete se zbavit kloboučků nebo dokrmu.</w:t>
      </w:r>
    </w:p>
    <w:p w:rsidR="00000000" w:rsidDel="00000000" w:rsidP="00000000" w:rsidRDefault="00000000" w:rsidRPr="00000000" w14:paraId="0000005C">
      <w:pPr>
        <w:numPr>
          <w:ilvl w:val="0"/>
          <w:numId w:val="6"/>
        </w:numPr>
        <w:spacing w:after="240" w:before="0" w:beforeAutospacing="0" w:lineRule="auto"/>
        <w:ind w:left="720" w:hanging="360"/>
      </w:pPr>
      <w:r w:rsidDel="00000000" w:rsidR="00000000" w:rsidRPr="00000000">
        <w:rPr>
          <w:rtl w:val="0"/>
        </w:rPr>
        <w:t xml:space="preserve">Máte pocit, že se miminko nekojí tolik, kolik by potřebovalo, nebo řešíte jakýkoliv jiný problém spojený s kojením.</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4nv59xtln0g8" w:id="12"/>
      <w:bookmarkEnd w:id="12"/>
      <w:r w:rsidDel="00000000" w:rsidR="00000000" w:rsidRPr="00000000">
        <w:rPr>
          <w:b w:val="1"/>
          <w:bCs w:val="1"/>
          <w:color w:val="000000"/>
          <w:sz w:val="26"/>
          <w:szCs w:val="26"/>
          <w:rtl w:val="0"/>
        </w:rPr>
        <w:t xml:space="preserve">Hledáte podporu a ujištění</w:t>
      </w:r>
    </w:p>
    <w:p w:rsidR="00000000" w:rsidDel="00000000" w:rsidP="00000000" w:rsidRDefault="00000000" w:rsidRPr="00000000" w14:paraId="0000005E">
      <w:pPr>
        <w:numPr>
          <w:ilvl w:val="0"/>
          <w:numId w:val="8"/>
        </w:numPr>
        <w:spacing w:after="0" w:afterAutospacing="0" w:before="240" w:lineRule="auto"/>
        <w:ind w:left="720" w:hanging="360"/>
      </w:pPr>
      <w:r w:rsidDel="00000000" w:rsidR="00000000" w:rsidRPr="00000000">
        <w:rPr>
          <w:rtl w:val="0"/>
        </w:rPr>
        <w:t xml:space="preserve">Potřebujete pochopení, povzbuzení nebo klidné vedení.</w:t>
      </w:r>
    </w:p>
    <w:p w:rsidR="00000000" w:rsidDel="00000000" w:rsidP="00000000" w:rsidRDefault="00000000" w:rsidRPr="00000000" w14:paraId="0000005F">
      <w:pPr>
        <w:numPr>
          <w:ilvl w:val="0"/>
          <w:numId w:val="8"/>
        </w:numPr>
        <w:spacing w:after="240" w:before="0" w:beforeAutospacing="0" w:lineRule="auto"/>
        <w:ind w:left="720" w:hanging="360"/>
      </w:pPr>
      <w:r w:rsidDel="00000000" w:rsidR="00000000" w:rsidRPr="00000000">
        <w:rPr>
          <w:rtl w:val="0"/>
        </w:rPr>
        <w:t xml:space="preserve">Řešíte kojení starších dětí.</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kuj0qnikbxm9" w:id="13"/>
      <w:bookmarkEnd w:id="13"/>
      <w:r w:rsidDel="00000000" w:rsidR="00000000" w:rsidRPr="00000000">
        <w:rPr>
          <w:b w:val="1"/>
          <w:bCs w:val="1"/>
          <w:color w:val="000000"/>
          <w:sz w:val="26"/>
          <w:szCs w:val="26"/>
          <w:rtl w:val="0"/>
        </w:rPr>
        <w:t xml:space="preserve">Poradenství nošení dětí</w:t>
      </w:r>
    </w:p>
    <w:p w:rsidR="00000000" w:rsidDel="00000000" w:rsidP="00000000" w:rsidRDefault="00000000" w:rsidRPr="00000000" w14:paraId="00000061">
      <w:pPr>
        <w:numPr>
          <w:ilvl w:val="0"/>
          <w:numId w:val="2"/>
        </w:numPr>
        <w:spacing w:after="0" w:afterAutospacing="0" w:before="240" w:lineRule="auto"/>
        <w:ind w:left="720" w:hanging="360"/>
      </w:pPr>
      <w:r w:rsidDel="00000000" w:rsidR="00000000" w:rsidRPr="00000000">
        <w:rPr>
          <w:rtl w:val="0"/>
        </w:rPr>
        <w:t xml:space="preserve">Jsem certifikovaná poradkyně nošení dětí.</w:t>
      </w:r>
    </w:p>
    <w:p w:rsidR="00000000" w:rsidDel="00000000" w:rsidP="00000000" w:rsidRDefault="00000000" w:rsidRPr="00000000" w14:paraId="00000062">
      <w:pPr>
        <w:numPr>
          <w:ilvl w:val="0"/>
          <w:numId w:val="2"/>
        </w:numPr>
        <w:spacing w:after="240" w:before="0" w:beforeAutospacing="0" w:lineRule="auto"/>
        <w:ind w:left="720" w:hanging="360"/>
      </w:pPr>
      <w:r w:rsidDel="00000000" w:rsidR="00000000" w:rsidRPr="00000000">
        <w:rPr>
          <w:rtl w:val="0"/>
        </w:rPr>
        <w:t xml:space="preserve">Naučím vás miminko správně uvázat a poradím s nošením.</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w64lm7t5k8jn" w:id="14"/>
      <w:bookmarkEnd w:id="14"/>
      <w:r w:rsidDel="00000000" w:rsidR="00000000" w:rsidRPr="00000000">
        <w:rPr>
          <w:b w:val="1"/>
          <w:bCs w:val="1"/>
          <w:color w:val="000000"/>
          <w:sz w:val="26"/>
          <w:szCs w:val="26"/>
          <w:rtl w:val="0"/>
        </w:rPr>
        <w:t xml:space="preserve">Další zkušenosti spojené s mateřstvím</w:t>
      </w:r>
    </w:p>
    <w:p w:rsidR="00000000" w:rsidDel="00000000" w:rsidP="00000000" w:rsidRDefault="00000000" w:rsidRPr="00000000" w14:paraId="00000064">
      <w:pPr>
        <w:spacing w:after="240" w:before="240" w:lineRule="auto"/>
        <w:rPr/>
      </w:pPr>
      <w:r w:rsidDel="00000000" w:rsidR="00000000" w:rsidRPr="00000000">
        <w:rPr>
          <w:rtl w:val="0"/>
        </w:rPr>
        <w:t xml:space="preserve">Ráda posdílím vlastní zkušenosti i z těchto oblastí</w:t>
      </w:r>
      <w:r w:rsidDel="00000000" w:rsidR="00000000" w:rsidRPr="00000000">
        <w:rPr>
          <w:rtl w:val="0"/>
        </w:rPr>
      </w:r>
    </w:p>
    <w:p w:rsidR="00000000" w:rsidDel="00000000" w:rsidP="00000000" w:rsidRDefault="00000000" w:rsidRPr="00000000" w14:paraId="00000065">
      <w:pPr>
        <w:numPr>
          <w:ilvl w:val="0"/>
          <w:numId w:val="5"/>
        </w:numPr>
        <w:spacing w:after="0" w:afterAutospacing="0" w:before="240" w:lineRule="auto"/>
        <w:ind w:left="720" w:hanging="360"/>
      </w:pPr>
      <w:r w:rsidDel="00000000" w:rsidR="00000000" w:rsidRPr="00000000">
        <w:rPr>
          <w:rtl w:val="0"/>
        </w:rPr>
        <w:t xml:space="preserve">bezplenkové komunikační metody</w:t>
      </w:r>
    </w:p>
    <w:p w:rsidR="00000000" w:rsidDel="00000000" w:rsidP="00000000" w:rsidRDefault="00000000" w:rsidRPr="00000000" w14:paraId="00000066">
      <w:pPr>
        <w:numPr>
          <w:ilvl w:val="0"/>
          <w:numId w:val="5"/>
        </w:numPr>
        <w:spacing w:after="0" w:afterAutospacing="0" w:before="0" w:beforeAutospacing="0" w:lineRule="auto"/>
        <w:ind w:left="720" w:hanging="360"/>
      </w:pPr>
      <w:r w:rsidDel="00000000" w:rsidR="00000000" w:rsidRPr="00000000">
        <w:rPr>
          <w:rtl w:val="0"/>
        </w:rPr>
        <w:t xml:space="preserve">spánku miminek</w:t>
      </w:r>
    </w:p>
    <w:p w:rsidR="00000000" w:rsidDel="00000000" w:rsidP="00000000" w:rsidRDefault="00000000" w:rsidRPr="00000000" w14:paraId="00000067">
      <w:pPr>
        <w:numPr>
          <w:ilvl w:val="0"/>
          <w:numId w:val="5"/>
        </w:numPr>
        <w:spacing w:after="0" w:afterAutospacing="0" w:before="0" w:beforeAutospacing="0" w:lineRule="auto"/>
        <w:ind w:left="720" w:hanging="360"/>
      </w:pPr>
      <w:r w:rsidDel="00000000" w:rsidR="00000000" w:rsidRPr="00000000">
        <w:rPr>
          <w:rtl w:val="0"/>
        </w:rPr>
        <w:t xml:space="preserve">kontaktního rodičovství</w:t>
      </w:r>
    </w:p>
    <w:p w:rsidR="00000000" w:rsidDel="00000000" w:rsidP="00000000" w:rsidRDefault="00000000" w:rsidRPr="00000000" w14:paraId="00000068">
      <w:pPr>
        <w:numPr>
          <w:ilvl w:val="0"/>
          <w:numId w:val="5"/>
        </w:numPr>
        <w:spacing w:after="0" w:afterAutospacing="0" w:before="0" w:beforeAutospacing="0" w:lineRule="auto"/>
        <w:ind w:left="720" w:hanging="360"/>
      </w:pPr>
      <w:r w:rsidDel="00000000" w:rsidR="00000000" w:rsidRPr="00000000">
        <w:rPr>
          <w:rtl w:val="0"/>
        </w:rPr>
        <w:t xml:space="preserve">BLW (příkrmy)</w:t>
      </w:r>
    </w:p>
    <w:p w:rsidR="00000000" w:rsidDel="00000000" w:rsidP="00000000" w:rsidRDefault="00000000" w:rsidRPr="00000000" w14:paraId="00000069">
      <w:pPr>
        <w:numPr>
          <w:ilvl w:val="0"/>
          <w:numId w:val="5"/>
        </w:numPr>
        <w:spacing w:after="0" w:afterAutospacing="0" w:before="0" w:beforeAutospacing="0" w:lineRule="auto"/>
        <w:ind w:left="720" w:hanging="360"/>
      </w:pPr>
      <w:r w:rsidDel="00000000" w:rsidR="00000000" w:rsidRPr="00000000">
        <w:rPr>
          <w:rtl w:val="0"/>
        </w:rPr>
        <w:t xml:space="preserve">přirozeného plánování rodičovství</w:t>
      </w:r>
    </w:p>
    <w:p w:rsidR="00000000" w:rsidDel="00000000" w:rsidP="00000000" w:rsidRDefault="00000000" w:rsidRPr="00000000" w14:paraId="0000006A">
      <w:pPr>
        <w:numPr>
          <w:ilvl w:val="0"/>
          <w:numId w:val="5"/>
        </w:numPr>
        <w:spacing w:after="0" w:afterAutospacing="0" w:before="0" w:beforeAutospacing="0" w:lineRule="auto"/>
        <w:ind w:left="720" w:hanging="360"/>
      </w:pPr>
      <w:r w:rsidDel="00000000" w:rsidR="00000000" w:rsidRPr="00000000">
        <w:rPr>
          <w:rtl w:val="0"/>
        </w:rPr>
        <w:t xml:space="preserve">barefoot</w:t>
      </w:r>
    </w:p>
    <w:p w:rsidR="00000000" w:rsidDel="00000000" w:rsidP="00000000" w:rsidRDefault="00000000" w:rsidRPr="00000000" w14:paraId="0000006B">
      <w:pPr>
        <w:numPr>
          <w:ilvl w:val="0"/>
          <w:numId w:val="5"/>
        </w:numPr>
        <w:spacing w:after="0" w:afterAutospacing="0" w:before="0" w:beforeAutospacing="0" w:lineRule="auto"/>
        <w:ind w:left="720" w:hanging="360"/>
      </w:pPr>
      <w:r w:rsidDel="00000000" w:rsidR="00000000" w:rsidRPr="00000000">
        <w:rPr>
          <w:rtl w:val="0"/>
        </w:rPr>
        <w:t xml:space="preserve">non-toxic přístupu</w:t>
      </w:r>
    </w:p>
    <w:p w:rsidR="00000000" w:rsidDel="00000000" w:rsidP="00000000" w:rsidRDefault="00000000" w:rsidRPr="00000000" w14:paraId="0000006C">
      <w:pPr>
        <w:numPr>
          <w:ilvl w:val="0"/>
          <w:numId w:val="5"/>
        </w:numPr>
        <w:spacing w:after="240" w:before="0" w:beforeAutospacing="0" w:lineRule="auto"/>
        <w:ind w:left="720" w:hanging="360"/>
      </w:pPr>
      <w:r w:rsidDel="00000000" w:rsidR="00000000" w:rsidRPr="00000000">
        <w:rPr>
          <w:rtl w:val="0"/>
        </w:rPr>
        <w:t xml:space="preserve">KISS syndromu</w:t>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pStyle w:val="Heading2"/>
        <w:spacing w:after="240" w:before="240" w:lineRule="auto"/>
        <w:rPr>
          <w:i w:val="1"/>
          <w:iCs w:val="1"/>
        </w:rPr>
      </w:pPr>
      <w:bookmarkStart w:colFirst="0" w:colLast="0" w:name="_g8btwhk769mc" w:id="15"/>
      <w:bookmarkEnd w:id="15"/>
      <w:r w:rsidDel="00000000" w:rsidR="00000000" w:rsidRPr="00000000">
        <w:rPr>
          <w:i w:val="1"/>
          <w:iCs w:val="1"/>
          <w:rtl w:val="0"/>
        </w:rPr>
        <w:t xml:space="preserve">Jak poradenství probíhá</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gv9f48u92sax" w:id="16"/>
      <w:bookmarkEnd w:id="16"/>
      <w:r w:rsidDel="00000000" w:rsidR="00000000" w:rsidRPr="00000000">
        <w:rPr>
          <w:b w:val="1"/>
          <w:bCs w:val="1"/>
          <w:sz w:val="34"/>
          <w:szCs w:val="34"/>
          <w:rtl w:val="0"/>
        </w:rPr>
        <w:t xml:space="preserve">Jak laktační poradenství probíhá</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x30kjk821zki" w:id="17"/>
      <w:bookmarkEnd w:id="17"/>
      <w:r w:rsidDel="00000000" w:rsidR="00000000" w:rsidRPr="00000000">
        <w:rPr>
          <w:rFonts w:ascii="Andika" w:cs="Andika" w:eastAsia="Andika" w:hAnsi="Andika"/>
          <w:b w:val="1"/>
          <w:bCs w:val="1"/>
          <w:color w:val="000000"/>
          <w:sz w:val="26"/>
          <w:szCs w:val="26"/>
          <w:rtl w:val="0"/>
        </w:rPr>
        <w:t xml:space="preserve">1️⃣ Domluvíme si termín</w:t>
      </w:r>
    </w:p>
    <w:p w:rsidR="00000000" w:rsidDel="00000000" w:rsidP="00000000" w:rsidRDefault="00000000" w:rsidRPr="00000000" w14:paraId="00000072">
      <w:pPr>
        <w:spacing w:after="240" w:before="240" w:lineRule="auto"/>
        <w:rPr/>
      </w:pPr>
      <w:r w:rsidDel="00000000" w:rsidR="00000000" w:rsidRPr="00000000">
        <w:rPr>
          <w:rtl w:val="0"/>
        </w:rPr>
        <w:t xml:space="preserve">Poradenství probíhá nejčastěji </w:t>
      </w:r>
      <w:r w:rsidDel="00000000" w:rsidR="00000000" w:rsidRPr="00000000">
        <w:rPr>
          <w:b w:val="1"/>
          <w:bCs w:val="1"/>
          <w:rtl w:val="0"/>
        </w:rPr>
        <w:t xml:space="preserve">u vás doma</w:t>
      </w:r>
      <w:r w:rsidDel="00000000" w:rsidR="00000000" w:rsidRPr="00000000">
        <w:rPr>
          <w:rtl w:val="0"/>
        </w:rPr>
        <w:t xml:space="preserve">, můžeme se domluvit i na konzultaci online, telefonicky nebo e-mailem. Snažím se najít způsob, který vám bude nejpříjemnější.</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hu7r7yahefaz" w:id="18"/>
      <w:bookmarkEnd w:id="18"/>
      <w:r w:rsidDel="00000000" w:rsidR="00000000" w:rsidRPr="00000000">
        <w:rPr>
          <w:b w:val="1"/>
          <w:bCs w:val="1"/>
          <w:color w:val="000000"/>
          <w:sz w:val="26"/>
          <w:szCs w:val="26"/>
          <w:rtl w:val="0"/>
        </w:rPr>
        <w:t xml:space="preserve">2️⃣ Před prvním setkáním</w:t>
      </w:r>
    </w:p>
    <w:p w:rsidR="00000000" w:rsidDel="00000000" w:rsidP="00000000" w:rsidRDefault="00000000" w:rsidRPr="00000000" w14:paraId="00000075">
      <w:pPr>
        <w:spacing w:after="240" w:before="240" w:lineRule="auto"/>
        <w:rPr/>
      </w:pPr>
      <w:r w:rsidDel="00000000" w:rsidR="00000000" w:rsidRPr="00000000">
        <w:rPr>
          <w:rtl w:val="0"/>
        </w:rPr>
        <w:t xml:space="preserve">Před setkáním vám pošlu </w:t>
      </w:r>
      <w:r w:rsidDel="00000000" w:rsidR="00000000" w:rsidRPr="00000000">
        <w:rPr>
          <w:b w:val="1"/>
          <w:bCs w:val="1"/>
          <w:rtl w:val="0"/>
        </w:rPr>
        <w:t xml:space="preserve">informační e-mail</w:t>
      </w:r>
      <w:r w:rsidDel="00000000" w:rsidR="00000000" w:rsidRPr="00000000">
        <w:rPr>
          <w:rtl w:val="0"/>
        </w:rPr>
        <w:t xml:space="preserve">, kde najdete základní informace a orientační plán, který často dokáže pomoci už před prvním setkáním. .</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gwcm9m1kojda" w:id="19"/>
      <w:bookmarkEnd w:id="19"/>
      <w:r w:rsidDel="00000000" w:rsidR="00000000" w:rsidRPr="00000000">
        <w:rPr>
          <w:rFonts w:ascii="Andika" w:cs="Andika" w:eastAsia="Andika" w:hAnsi="Andika"/>
          <w:b w:val="1"/>
          <w:bCs w:val="1"/>
          <w:color w:val="000000"/>
          <w:sz w:val="26"/>
          <w:szCs w:val="26"/>
          <w:rtl w:val="0"/>
        </w:rPr>
        <w:t xml:space="preserve">3️⃣ První setkání</w:t>
      </w:r>
    </w:p>
    <w:p w:rsidR="00000000" w:rsidDel="00000000" w:rsidP="00000000" w:rsidRDefault="00000000" w:rsidRPr="00000000" w14:paraId="00000078">
      <w:pPr>
        <w:spacing w:after="240" w:before="240" w:lineRule="auto"/>
        <w:rPr/>
      </w:pPr>
      <w:r w:rsidDel="00000000" w:rsidR="00000000" w:rsidRPr="00000000">
        <w:rPr>
          <w:rtl w:val="0"/>
        </w:rPr>
        <w:t xml:space="preserve">Na začátku </w:t>
      </w:r>
      <w:r w:rsidDel="00000000" w:rsidR="00000000" w:rsidRPr="00000000">
        <w:rPr>
          <w:rtl w:val="0"/>
        </w:rPr>
        <w:t xml:space="preserve">si vyslechnu celý váš příběh a vše, co považujete za důležité. Nemusíte se bát hodnocení ani tlaku – empatii vnímám v poradenství jako klíčovou. Společně budeme hledat řešení, které je pro vás reálné. První setkání obvykle trvá 1,5–2 hodiny.</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3rwnjsug6t1g" w:id="20"/>
      <w:bookmarkEnd w:id="20"/>
      <w:r w:rsidDel="00000000" w:rsidR="00000000" w:rsidRPr="00000000">
        <w:rPr>
          <w:rFonts w:ascii="Andika" w:cs="Andika" w:eastAsia="Andika" w:hAnsi="Andika"/>
          <w:b w:val="1"/>
          <w:bCs w:val="1"/>
          <w:color w:val="000000"/>
          <w:sz w:val="26"/>
          <w:szCs w:val="26"/>
          <w:rtl w:val="0"/>
        </w:rPr>
        <w:t xml:space="preserve">4️⃣ Podpora</w:t>
      </w:r>
    </w:p>
    <w:p w:rsidR="00000000" w:rsidDel="00000000" w:rsidP="00000000" w:rsidRDefault="00000000" w:rsidRPr="00000000" w14:paraId="0000007B">
      <w:pPr>
        <w:spacing w:after="240" w:before="240" w:lineRule="auto"/>
        <w:rPr/>
      </w:pPr>
      <w:r w:rsidDel="00000000" w:rsidR="00000000" w:rsidRPr="00000000">
        <w:rPr>
          <w:rtl w:val="0"/>
        </w:rPr>
        <w:t xml:space="preserve">Součástí spolupráce je i </w:t>
      </w:r>
      <w:r w:rsidDel="00000000" w:rsidR="00000000" w:rsidRPr="00000000">
        <w:rPr>
          <w:b w:val="1"/>
          <w:bCs w:val="1"/>
          <w:rtl w:val="0"/>
        </w:rPr>
        <w:t xml:space="preserve">následná podpora</w:t>
      </w:r>
      <w:r w:rsidDel="00000000" w:rsidR="00000000" w:rsidRPr="00000000">
        <w:rPr>
          <w:rtl w:val="0"/>
        </w:rPr>
        <w:t xml:space="preserve">. Můžete mi kdykoliv napsat, když si nebudete jistá nebo vás něco znepokojí. Pokud zrovna nebudu moci odpovědět hned, ozvu se, jakmile to bude možné. Tato podpora je </w:t>
      </w:r>
      <w:r w:rsidDel="00000000" w:rsidR="00000000" w:rsidRPr="00000000">
        <w:rPr>
          <w:b w:val="1"/>
          <w:bCs w:val="1"/>
          <w:rtl w:val="0"/>
        </w:rPr>
        <w:t xml:space="preserve">v ceně poradenství</w:t>
      </w:r>
      <w:r w:rsidDel="00000000" w:rsidR="00000000" w:rsidRPr="00000000">
        <w:rPr>
          <w:rtl w:val="0"/>
        </w:rPr>
        <w:t xml:space="preserve">.</w:t>
      </w:r>
    </w:p>
    <w:p w:rsidR="00000000" w:rsidDel="00000000" w:rsidP="00000000" w:rsidRDefault="00000000" w:rsidRPr="00000000" w14:paraId="0000007C">
      <w:pPr>
        <w:rPr>
          <w:sz w:val="19"/>
          <w:szCs w:val="19"/>
        </w:rPr>
      </w:pPr>
      <w:r w:rsidDel="00000000" w:rsidR="00000000" w:rsidRPr="00000000">
        <w:rPr>
          <w:rtl w:val="0"/>
        </w:rPr>
      </w:r>
    </w:p>
    <w:p w:rsidR="00000000" w:rsidDel="00000000" w:rsidP="00000000" w:rsidRDefault="00000000" w:rsidRPr="00000000" w14:paraId="0000007D">
      <w:pPr>
        <w:rPr>
          <w:sz w:val="12"/>
          <w:szCs w:val="12"/>
        </w:rPr>
      </w:pPr>
      <w:r w:rsidDel="00000000" w:rsidR="00000000" w:rsidRPr="00000000">
        <w:rPr>
          <w:sz w:val="19"/>
          <w:szCs w:val="19"/>
          <w:rtl w:val="0"/>
        </w:rPr>
        <w:t xml:space="preserve">Při laktačním poradenství pracuji s evidence based informacemi a řídím se mezinárodním etickým kodexem marketingu náhrad mateřského mléka. Případné podklady vám ráda poskytnu.</w:t>
      </w:r>
      <w:r w:rsidDel="00000000" w:rsidR="00000000" w:rsidRPr="00000000">
        <w:rPr>
          <w:rtl w:val="0"/>
        </w:rPr>
      </w:r>
    </w:p>
    <w:p w:rsidR="00000000" w:rsidDel="00000000" w:rsidP="00000000" w:rsidRDefault="00000000" w:rsidRPr="00000000" w14:paraId="0000007E">
      <w:pPr>
        <w:pStyle w:val="Heading2"/>
        <w:spacing w:after="240" w:before="240" w:lineRule="auto"/>
        <w:rPr/>
      </w:pPr>
      <w:bookmarkStart w:colFirst="0" w:colLast="0" w:name="_de7c4s3bxgmd" w:id="21"/>
      <w:bookmarkEnd w:id="21"/>
      <w:r w:rsidDel="00000000" w:rsidR="00000000" w:rsidRPr="00000000">
        <w:rPr>
          <w:rtl w:val="0"/>
        </w:rPr>
      </w:r>
    </w:p>
    <w:p w:rsidR="00000000" w:rsidDel="00000000" w:rsidP="00000000" w:rsidRDefault="00000000" w:rsidRPr="00000000" w14:paraId="0000007F">
      <w:pPr>
        <w:pStyle w:val="Heading2"/>
        <w:spacing w:after="240" w:before="240" w:lineRule="auto"/>
        <w:rPr/>
      </w:pPr>
      <w:bookmarkStart w:colFirst="0" w:colLast="0" w:name="_8v69dual13m" w:id="22"/>
      <w:bookmarkEnd w:id="22"/>
      <w:r w:rsidDel="00000000" w:rsidR="00000000" w:rsidRPr="00000000">
        <w:rPr>
          <w:rtl w:val="0"/>
        </w:rPr>
        <w:t xml:space="preserve">Předporodní přípr</w:t>
      </w:r>
      <w:r w:rsidDel="00000000" w:rsidR="00000000" w:rsidRPr="00000000">
        <w:rPr>
          <w:rtl w:val="0"/>
        </w:rPr>
        <w:t xml:space="preserve">ava ke kojení</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Chcete být na příchod miminka dobře připravená? Ráda vás provedu přípravou ke kojení už během těhotenství. Během setkání si projdeme, jak se připravit na první dny po porodu, jak kojení funguje, proč je důležitý kontakt kůže na kůži, jak miminko správně přisávat, uklidnit a poznat, že pije dostatečně. </w:t>
      </w:r>
    </w:p>
    <w:p w:rsidR="00000000" w:rsidDel="00000000" w:rsidP="00000000" w:rsidRDefault="00000000" w:rsidRPr="00000000" w14:paraId="00000081">
      <w:pPr>
        <w:rPr/>
      </w:pPr>
      <w:r w:rsidDel="00000000" w:rsidR="00000000" w:rsidRPr="00000000">
        <w:rPr>
          <w:rtl w:val="0"/>
        </w:rPr>
        <w:t xml:space="preserve">Získáte také srozumitelné informace o mateřském mléce a praktické odpovědi na nejčastější otázky, abyste do začátků šla klidnější a jistější.</w:t>
      </w:r>
      <w:r w:rsidDel="00000000" w:rsidR="00000000" w:rsidRPr="00000000">
        <w:rPr>
          <w:rtl w:val="0"/>
        </w:rPr>
      </w:r>
    </w:p>
    <w:p w:rsidR="00000000" w:rsidDel="00000000" w:rsidP="00000000" w:rsidRDefault="00000000" w:rsidRPr="00000000" w14:paraId="00000082">
      <w:pPr>
        <w:pStyle w:val="Heading2"/>
        <w:spacing w:after="240" w:before="240" w:lineRule="auto"/>
        <w:rPr/>
      </w:pPr>
      <w:bookmarkStart w:colFirst="0" w:colLast="0" w:name="_zd359ipee4z7" w:id="23"/>
      <w:bookmarkEnd w:id="23"/>
      <w:r w:rsidDel="00000000" w:rsidR="00000000" w:rsidRPr="00000000">
        <w:rPr>
          <w:rtl w:val="0"/>
        </w:rPr>
      </w:r>
    </w:p>
    <w:p w:rsidR="00000000" w:rsidDel="00000000" w:rsidP="00000000" w:rsidRDefault="00000000" w:rsidRPr="00000000" w14:paraId="00000083">
      <w:pPr>
        <w:pStyle w:val="Heading2"/>
        <w:spacing w:after="240" w:before="240" w:lineRule="auto"/>
        <w:rPr/>
      </w:pPr>
      <w:bookmarkStart w:colFirst="0" w:colLast="0" w:name="_e92h36m9ha8b" w:id="24"/>
      <w:bookmarkEnd w:id="24"/>
      <w:r w:rsidDel="00000000" w:rsidR="00000000" w:rsidRPr="00000000">
        <w:rPr>
          <w:rtl w:val="0"/>
        </w:rPr>
      </w:r>
    </w:p>
    <w:p w:rsidR="00000000" w:rsidDel="00000000" w:rsidP="00000000" w:rsidRDefault="00000000" w:rsidRPr="00000000" w14:paraId="00000084">
      <w:pPr>
        <w:pStyle w:val="Heading2"/>
        <w:spacing w:after="240" w:before="240" w:lineRule="auto"/>
        <w:rPr/>
      </w:pPr>
      <w:bookmarkStart w:colFirst="0" w:colLast="0" w:name="_e7sud53a4gu7" w:id="25"/>
      <w:bookmarkEnd w:id="25"/>
      <w:r w:rsidDel="00000000" w:rsidR="00000000" w:rsidRPr="00000000">
        <w:rPr>
          <w:rtl w:val="0"/>
        </w:rPr>
        <w:t xml:space="preserve">Na co se mne ostatní nejčastěji ptají a mohlo by zajímat i vás (otázky)</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666666"/>
          <w:sz w:val="29"/>
          <w:szCs w:val="29"/>
          <w:rtl w:val="0"/>
        </w:rPr>
        <w:t xml:space="preserve">Jaká je nejlepší poloha na kojení?</w:t>
      </w:r>
    </w:p>
    <w:p w:rsidR="00000000" w:rsidDel="00000000" w:rsidP="00000000" w:rsidRDefault="00000000" w:rsidRPr="00000000" w14:paraId="00000088">
      <w:pPr>
        <w:pBdr>
          <w:top w:color="auto" w:space="0" w:sz="0" w:val="none"/>
          <w:left w:color="auto" w:space="0" w:sz="0" w:val="none"/>
          <w:right w:color="auto" w:space="0" w:sz="0" w:val="none"/>
        </w:pBdr>
        <w:rPr>
          <w:color w:val="393939"/>
          <w:sz w:val="29"/>
          <w:szCs w:val="29"/>
          <w:u w:val="single"/>
        </w:rPr>
      </w:pPr>
      <w:r w:rsidDel="00000000" w:rsidR="00000000" w:rsidRPr="00000000">
        <w:rPr>
          <w:color w:val="666666"/>
          <w:sz w:val="29"/>
          <w:szCs w:val="29"/>
          <w:rtl w:val="0"/>
        </w:rPr>
        <w:t xml:space="preserve">Důležitější než poloha je přisátí miminka. Správné přisátí je asymetrické a hluboké. Asymetrické znamená, že je miminko přisáté odspodu, bradavka směřuje do horního podnebí, miminko má zabořenou bradičku hluboko v prsu, nos má volný cca na jeden prst. Z Vašeho pohledu bude vidět část dvorce shora, tvářičky se budou dotýkat rovnoměrně. Pusinka by měla být doširoka otevřená, rtíky ohrnuté, miminko bude v prsu tak hluboko, že neuvidíte jeho koutky. Doporučuji shlédnout videa, která jsou na www.mamila.sk k dispozici. Nebojte se vystlat polštáři, aby pro Vás byla poloha co nejvíc příjemná. Miminka se nejlépe daří přisát v kontaktu kůže na kůži. Kontakt na nahato s miminkem, mazlení kůže na kůži v nás i v dětech vyvolává příjemné pocity a nejen v hormonální rovině tak zajišťuje pro kojení ideální podmínky. Videoukázky jednotlivých poloh najdete zde: </w:t>
      </w:r>
      <w:hyperlink r:id="rId6">
        <w:r w:rsidDel="00000000" w:rsidR="00000000" w:rsidRPr="00000000">
          <w:rPr>
            <w:color w:val="393939"/>
            <w:sz w:val="29"/>
            <w:szCs w:val="29"/>
            <w:u w:val="single"/>
            <w:rtl w:val="0"/>
          </w:rPr>
          <w:t xml:space="preserve">https://www.mamila.sk/cz/pre-matky/nazorne-ukazky-spravneho-dojcenia/</w:t>
        </w:r>
      </w:hyperlink>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Bdr>
          <w:top w:color="auto" w:space="0" w:sz="0" w:val="none"/>
          <w:bottom w:color="auto" w:space="0" w:sz="0" w:val="none"/>
          <w:right w:color="auto" w:space="0" w:sz="0" w:val="none"/>
          <w:between w:color="auto" w:space="0" w:sz="0" w:val="none"/>
        </w:pBdr>
        <w:rPr>
          <w:color w:val="666666"/>
          <w:sz w:val="29"/>
          <w:szCs w:val="29"/>
        </w:rPr>
      </w:pPr>
      <w:r w:rsidDel="00000000" w:rsidR="00000000" w:rsidRPr="00000000">
        <w:rPr>
          <w:color w:val="666666"/>
          <w:sz w:val="29"/>
          <w:szCs w:val="29"/>
          <w:rtl w:val="0"/>
        </w:rPr>
        <w:t xml:space="preserve">2. Jak poznám, že moje miminko pije?</w:t>
      </w:r>
    </w:p>
    <w:p w:rsidR="00000000" w:rsidDel="00000000" w:rsidP="00000000" w:rsidRDefault="00000000" w:rsidRPr="00000000" w14:paraId="0000008C">
      <w:pPr>
        <w:pBdr>
          <w:top w:color="auto" w:space="0" w:sz="0" w:val="none"/>
          <w:left w:color="auto" w:space="0" w:sz="0" w:val="none"/>
          <w:right w:color="auto" w:space="0" w:sz="0" w:val="none"/>
        </w:pBdr>
        <w:rPr>
          <w:color w:val="666666"/>
          <w:sz w:val="29"/>
          <w:szCs w:val="29"/>
        </w:rPr>
      </w:pPr>
      <w:r w:rsidDel="00000000" w:rsidR="00000000" w:rsidRPr="00000000">
        <w:rPr>
          <w:color w:val="666666"/>
          <w:sz w:val="29"/>
          <w:szCs w:val="29"/>
          <w:rtl w:val="0"/>
        </w:rPr>
        <w:t xml:space="preserve">Nejspolehlivějším ukazatelem vydatnosti pití miminka je tzv. pauza v bradě. Čím je pauza delší, tím větší lok miminko udělalo. Při hodnocení pití miminka je důležité brát v potaz, jak dlouho miminko vydrží pít, jak často se takto vydatně kojí, jak miminko prospívá, jak vypadá stolice či moč miminka. Pokud máte jakékoliv pochybnosti, ráda vám s vyhodnocením pití Vašeho děťátka pomohu.</w:t>
      </w:r>
    </w:p>
    <w:p w:rsidR="00000000" w:rsidDel="00000000" w:rsidP="00000000" w:rsidRDefault="00000000" w:rsidRPr="00000000" w14:paraId="0000008D">
      <w:pPr>
        <w:pBdr>
          <w:top w:color="auto" w:space="0" w:sz="0" w:val="none"/>
          <w:bottom w:color="auto" w:space="0" w:sz="0" w:val="none"/>
          <w:right w:color="auto" w:space="0" w:sz="0" w:val="none"/>
          <w:between w:color="auto" w:space="0" w:sz="0" w:val="none"/>
        </w:pBdr>
        <w:rPr>
          <w:color w:val="666666"/>
          <w:sz w:val="29"/>
          <w:szCs w:val="29"/>
        </w:rPr>
      </w:pPr>
      <w:r w:rsidDel="00000000" w:rsidR="00000000" w:rsidRPr="00000000">
        <w:rPr>
          <w:color w:val="666666"/>
          <w:sz w:val="29"/>
          <w:szCs w:val="29"/>
          <w:rtl w:val="0"/>
        </w:rPr>
        <w:t xml:space="preserve">3. Po porodu mám rozpraskané bradavky, čím je mám mazat?</w:t>
      </w:r>
    </w:p>
    <w:p w:rsidR="00000000" w:rsidDel="00000000" w:rsidP="00000000" w:rsidRDefault="00000000" w:rsidRPr="00000000" w14:paraId="0000008E">
      <w:pPr>
        <w:pBdr>
          <w:top w:color="auto" w:space="0" w:sz="0" w:val="none"/>
          <w:left w:color="auto" w:space="0" w:sz="0" w:val="none"/>
          <w:right w:color="auto" w:space="0" w:sz="0" w:val="none"/>
        </w:pBdr>
        <w:rPr>
          <w:color w:val="666666"/>
          <w:sz w:val="29"/>
          <w:szCs w:val="29"/>
        </w:rPr>
      </w:pPr>
      <w:r w:rsidDel="00000000" w:rsidR="00000000" w:rsidRPr="00000000">
        <w:rPr>
          <w:color w:val="666666"/>
          <w:sz w:val="29"/>
          <w:szCs w:val="29"/>
          <w:rtl w:val="0"/>
        </w:rPr>
        <w:t xml:space="preserve">Rozpraskané bradavky po porodu nejsou v pořádku. Prsa mohou být citlivější, ale nemělo by docházet k jejich mechanickému poškozování a kojení by nemělo bolet. Pokud tomu tak je, je vhodné upravit přisátí miminka. Co se týče mazání, určitě nedoporučujeme žádné mastičky s obsahem lanolínu (hojivé krémy, různé mastičky na bradavky atd.). Prsa potřebují přístup vzduchu a lanolín ránu překryje a ucpe. Takováto nevětrající rána je pak ideálním domovem pro kvasinku, která se zde velmi jednoduše přemnoží. Na hojení můžete použít například výtažek z grepových semínek, nanést na dvorec a bradavku vatovou tyčinkou, po zaschnutí promazat olivovým olejem. Možností léčby je ale více a je dobré přistupovat individuálně. Pozor dávejte i na prsní vložky. Ideální je vždy řešit příčinu poškozeni či bolesti, doporučuji kontaktovat LP.</w:t>
      </w:r>
    </w:p>
    <w:p w:rsidR="00000000" w:rsidDel="00000000" w:rsidP="00000000" w:rsidRDefault="00000000" w:rsidRPr="00000000" w14:paraId="0000008F">
      <w:pPr>
        <w:pBdr>
          <w:top w:color="auto" w:space="0" w:sz="0" w:val="none"/>
          <w:left w:color="auto" w:space="0" w:sz="0" w:val="none"/>
          <w:right w:color="auto" w:space="0" w:sz="0" w:val="none"/>
        </w:pBdr>
        <w:rPr>
          <w:color w:val="666666"/>
          <w:sz w:val="29"/>
          <w:szCs w:val="29"/>
        </w:rPr>
      </w:pPr>
      <w:r w:rsidDel="00000000" w:rsidR="00000000" w:rsidRPr="00000000">
        <w:rPr>
          <w:rtl w:val="0"/>
        </w:rPr>
      </w:r>
    </w:p>
    <w:p w:rsidR="00000000" w:rsidDel="00000000" w:rsidP="00000000" w:rsidRDefault="00000000" w:rsidRPr="00000000" w14:paraId="00000090">
      <w:pPr>
        <w:pBdr>
          <w:top w:color="auto" w:space="0" w:sz="0" w:val="none"/>
          <w:bottom w:color="auto" w:space="0" w:sz="0" w:val="none"/>
          <w:right w:color="auto" w:space="0" w:sz="0" w:val="none"/>
          <w:between w:color="auto" w:space="0" w:sz="0" w:val="none"/>
        </w:pBdr>
        <w:rPr>
          <w:color w:val="666666"/>
          <w:sz w:val="29"/>
          <w:szCs w:val="29"/>
        </w:rPr>
      </w:pPr>
      <w:r w:rsidDel="00000000" w:rsidR="00000000" w:rsidRPr="00000000">
        <w:rPr>
          <w:color w:val="666666"/>
          <w:sz w:val="29"/>
          <w:szCs w:val="29"/>
          <w:rtl w:val="0"/>
        </w:rPr>
        <w:t xml:space="preserve">4. Jak moc ovlivní dudlík kojení, pokud ho budeme dávat pouze do kočárku nebo například auta?</w:t>
      </w:r>
    </w:p>
    <w:p w:rsidR="00000000" w:rsidDel="00000000" w:rsidP="00000000" w:rsidRDefault="00000000" w:rsidRPr="00000000" w14:paraId="00000091">
      <w:pPr>
        <w:pBdr>
          <w:top w:color="auto" w:space="0" w:sz="0" w:val="none"/>
          <w:left w:color="auto" w:space="0" w:sz="0" w:val="none"/>
          <w:right w:color="auto" w:space="0" w:sz="0" w:val="none"/>
        </w:pBdr>
        <w:rPr>
          <w:color w:val="666666"/>
          <w:sz w:val="29"/>
          <w:szCs w:val="29"/>
        </w:rPr>
      </w:pPr>
      <w:r w:rsidDel="00000000" w:rsidR="00000000" w:rsidRPr="00000000">
        <w:rPr>
          <w:rtl w:val="0"/>
        </w:rPr>
      </w:r>
    </w:p>
    <w:p w:rsidR="00000000" w:rsidDel="00000000" w:rsidP="00000000" w:rsidRDefault="00000000" w:rsidRPr="00000000" w14:paraId="00000092">
      <w:pPr>
        <w:pBdr>
          <w:top w:color="auto" w:space="0" w:sz="0" w:val="none"/>
          <w:left w:color="auto" w:space="0" w:sz="0" w:val="none"/>
          <w:right w:color="auto" w:space="0" w:sz="0" w:val="none"/>
        </w:pBdr>
        <w:rPr>
          <w:color w:val="666666"/>
          <w:sz w:val="29"/>
          <w:szCs w:val="29"/>
        </w:rPr>
      </w:pPr>
      <w:r w:rsidDel="00000000" w:rsidR="00000000" w:rsidRPr="00000000">
        <w:rPr>
          <w:color w:val="666666"/>
          <w:sz w:val="29"/>
          <w:szCs w:val="29"/>
          <w:rtl w:val="0"/>
        </w:rPr>
        <w:t xml:space="preserve">Nedokážu přesně odhadnout, jak moc krátkodobé užívání dudlíku dokáže ovlivnit kojení Vašeho děťátka, mohu vám ale poskytnout oficiální statistiky, že dudlík na kojení skutečně vliv má. Každé dítě je originál, každé může reagovat v jiném časovém horizontu, jiným způsobem, jinak intenzivně. Mnohdy je problém vyhodnotit, za čím vším dudlík vlastně může stát.</w:t>
      </w:r>
    </w:p>
    <w:p w:rsidR="00000000" w:rsidDel="00000000" w:rsidP="00000000" w:rsidRDefault="00000000" w:rsidRPr="00000000" w14:paraId="00000093">
      <w:pPr>
        <w:pBdr>
          <w:top w:color="auto" w:space="0" w:sz="0" w:val="none"/>
          <w:left w:color="auto" w:space="0" w:sz="0" w:val="none"/>
          <w:right w:color="auto" w:space="0" w:sz="0" w:val="none"/>
        </w:pBdr>
        <w:rPr>
          <w:color w:val="666666"/>
          <w:sz w:val="29"/>
          <w:szCs w:val="29"/>
        </w:rPr>
      </w:pPr>
      <w:r w:rsidDel="00000000" w:rsidR="00000000" w:rsidRPr="00000000">
        <w:rPr>
          <w:color w:val="666666"/>
          <w:sz w:val="29"/>
          <w:szCs w:val="29"/>
          <w:rtl w:val="0"/>
        </w:rPr>
        <w:t xml:space="preserve">V praxi se setkávám s příběhy žen, kterým se například předčasně vrátil cyklus, mají pocit, že mléko se jim někam vytratilo, přestalo se tvořit nebo se jim dítě bez zjevné příčiny pomalu odstavilo v průběhu prvního roku. Za tímto vším může stát reakce miminka na snížení toku mléka, který je významně ovlivněn kvalitou přisátí.</w:t>
      </w:r>
    </w:p>
    <w:p w:rsidR="00000000" w:rsidDel="00000000" w:rsidP="00000000" w:rsidRDefault="00000000" w:rsidRPr="00000000" w14:paraId="00000094">
      <w:pPr>
        <w:pBdr>
          <w:top w:color="auto" w:space="0" w:sz="0" w:val="none"/>
          <w:left w:color="auto" w:space="0" w:sz="0" w:val="none"/>
          <w:right w:color="auto" w:space="0" w:sz="0" w:val="none"/>
        </w:pBdr>
        <w:rPr>
          <w:color w:val="666666"/>
          <w:sz w:val="29"/>
          <w:szCs w:val="29"/>
        </w:rPr>
      </w:pPr>
      <w:r w:rsidDel="00000000" w:rsidR="00000000" w:rsidRPr="00000000">
        <w:rPr>
          <w:color w:val="666666"/>
          <w:sz w:val="29"/>
          <w:szCs w:val="29"/>
          <w:rtl w:val="0"/>
        </w:rPr>
        <w:t xml:space="preserve">Miminko, dítě, je jedno jak staré, se při sání dudlíku učí zapojovat zcela jiné svaly, než které používá při kojení. Dobře viditelné je například našpulení rtů, jde ale i o svaly uvnitř pusy. Když miminko pak takto saje prs, mléko se z něj nedostává efektivně, prs se pořádně nevyprázdní a mléko, které v něm zůstane, může zablokovat mlékovody, prsa pak mohou bolet, tvořit se zatvrdliny, může se zde udělat i zánět. Pokud v prsou mléko tímto způsobem zůstává, dostává matčino tělo signál, že je mléka příliš a jeho tvorba se pomalu snižuje. Některé děti na to reagují okamžitou nespokojeností a křikem, jiné mohou jen pozvolna projevovat menší a menší zájem o kojení, až se nakonec nenápadně odstaví. Mohu s vámi zkusit projít jednotlivé situace, kdy dudlík používáte, mohu vám předat svoje zkušenosti a tipy, jak se obejít zcela bez dudlíku.</w:t>
      </w:r>
    </w:p>
    <w:p w:rsidR="00000000" w:rsidDel="00000000" w:rsidP="00000000" w:rsidRDefault="00000000" w:rsidRPr="00000000" w14:paraId="00000095">
      <w:pPr>
        <w:pBdr>
          <w:top w:color="auto" w:space="0" w:sz="0" w:val="none"/>
          <w:bottom w:color="auto" w:space="0" w:sz="0" w:val="none"/>
          <w:right w:color="auto" w:space="0" w:sz="0" w:val="none"/>
          <w:between w:color="auto" w:space="0" w:sz="0" w:val="none"/>
        </w:pBdr>
        <w:rPr>
          <w:color w:val="666666"/>
          <w:sz w:val="29"/>
          <w:szCs w:val="29"/>
        </w:rPr>
      </w:pPr>
      <w:r w:rsidDel="00000000" w:rsidR="00000000" w:rsidRPr="00000000">
        <w:rPr>
          <w:rtl w:val="0"/>
        </w:rPr>
      </w:r>
    </w:p>
    <w:p w:rsidR="00000000" w:rsidDel="00000000" w:rsidP="00000000" w:rsidRDefault="00000000" w:rsidRPr="00000000" w14:paraId="00000096">
      <w:pPr>
        <w:pBdr>
          <w:top w:color="auto" w:space="0" w:sz="0" w:val="none"/>
          <w:bottom w:color="auto" w:space="0" w:sz="0" w:val="none"/>
          <w:right w:color="auto" w:space="0" w:sz="0" w:val="none"/>
          <w:between w:color="auto" w:space="0" w:sz="0" w:val="none"/>
        </w:pBdr>
        <w:rPr>
          <w:color w:val="666666"/>
          <w:sz w:val="29"/>
          <w:szCs w:val="29"/>
        </w:rPr>
      </w:pPr>
      <w:r w:rsidDel="00000000" w:rsidR="00000000" w:rsidRPr="00000000">
        <w:rPr>
          <w:color w:val="666666"/>
          <w:sz w:val="29"/>
          <w:szCs w:val="29"/>
          <w:rtl w:val="0"/>
        </w:rPr>
        <w:t xml:space="preserve">5. Jak mám vysvětlit dítěti, že mě nesmí při kojení kousat?</w:t>
      </w:r>
    </w:p>
    <w:p w:rsidR="00000000" w:rsidDel="00000000" w:rsidP="00000000" w:rsidRDefault="00000000" w:rsidRPr="00000000" w14:paraId="00000097">
      <w:pPr>
        <w:pBdr>
          <w:top w:color="auto" w:space="0" w:sz="0" w:val="none"/>
          <w:left w:color="auto" w:space="0" w:sz="0" w:val="none"/>
          <w:right w:color="auto" w:space="0" w:sz="0" w:val="none"/>
        </w:pBdr>
        <w:rPr>
          <w:color w:val="666666"/>
          <w:sz w:val="29"/>
          <w:szCs w:val="29"/>
        </w:rPr>
      </w:pPr>
      <w:r w:rsidDel="00000000" w:rsidR="00000000" w:rsidRPr="00000000">
        <w:rPr>
          <w:color w:val="666666"/>
          <w:sz w:val="29"/>
          <w:szCs w:val="29"/>
          <w:rtl w:val="0"/>
        </w:rPr>
        <w:t xml:space="preserve">Důležité je podívat se na příčiny kousání. V určitém období může miminko kousání zkoušet jako formu úlevy od bolesti při růstu zoubků nebo jen ze zvědavosti, jakou to vyvolá reakci. Mnohem častěji se ale jedná o signál, že je z nějakého důvodu nespokojené s rychlostí toku mléka. Na rychlost toku může mít vliv více faktorů, přisátí, frekvence, noční kojení, rychle zavedené příkrmy, je toho opravdu hodně.</w:t>
      </w:r>
    </w:p>
    <w:p w:rsidR="00000000" w:rsidDel="00000000" w:rsidP="00000000" w:rsidRDefault="00000000" w:rsidRPr="00000000" w14:paraId="00000098">
      <w:pPr>
        <w:pBdr>
          <w:top w:color="auto" w:space="0" w:sz="0" w:val="none"/>
          <w:left w:color="auto" w:space="0" w:sz="0" w:val="none"/>
          <w:right w:color="auto" w:space="0" w:sz="0" w:val="none"/>
        </w:pBdr>
        <w:rPr>
          <w:color w:val="666666"/>
          <w:sz w:val="29"/>
          <w:szCs w:val="29"/>
        </w:rPr>
      </w:pPr>
      <w:r w:rsidDel="00000000" w:rsidR="00000000" w:rsidRPr="00000000">
        <w:rPr>
          <w:color w:val="666666"/>
          <w:sz w:val="29"/>
          <w:szCs w:val="29"/>
          <w:rtl w:val="0"/>
        </w:rPr>
        <w:t xml:space="preserve">Za posledních pár let jsem se velmi často setkala s kousáním v důsledku používání nevhodné nádoby na pití. Rizikové v tomto ohledu nejsou jen dudlíky a lahvičky, ale jakákoliv nádoba se sosátkem, brčkem, kapsičky. S ohledem na zachování dobrého přisávání je jedinou bezpečnou volbou otevřený hrneček, kelímek, případně lahev či termoska se širokým hrdlem. Pokud byste měli problém s pitím z otevřeného hrnečku, ráda vám předám tipy, jak toto s dětmi trénovat. Co se týče vysvětlování, určitě je za mě důležité komunikovat, že kousání je za Vaší hranicí, říct děťátku, že to bolí a že si nenecháte ubližovat. Byť miminka nemusí rozumět slovům, je důležité s nimi komunikovat.</w:t>
      </w:r>
    </w:p>
    <w:p w:rsidR="00000000" w:rsidDel="00000000" w:rsidP="00000000" w:rsidRDefault="00000000" w:rsidRPr="00000000" w14:paraId="00000099">
      <w:pPr>
        <w:pBdr>
          <w:top w:color="auto" w:space="0" w:sz="0" w:val="none"/>
          <w:bottom w:color="auto" w:space="0" w:sz="0" w:val="none"/>
          <w:right w:color="auto" w:space="0" w:sz="0" w:val="none"/>
          <w:between w:color="auto" w:space="0" w:sz="0" w:val="none"/>
        </w:pBdr>
        <w:rPr>
          <w:color w:val="666666"/>
          <w:sz w:val="29"/>
          <w:szCs w:val="29"/>
        </w:rPr>
      </w:pPr>
      <w:r w:rsidDel="00000000" w:rsidR="00000000" w:rsidRPr="00000000">
        <w:rPr>
          <w:color w:val="666666"/>
          <w:sz w:val="29"/>
          <w:szCs w:val="29"/>
          <w:rtl w:val="0"/>
        </w:rPr>
        <w:t xml:space="preserve">6. </w:t>
      </w:r>
    </w:p>
    <w:p w:rsidR="00000000" w:rsidDel="00000000" w:rsidP="00000000" w:rsidRDefault="00000000" w:rsidRPr="00000000" w14:paraId="0000009A">
      <w:pPr>
        <w:pBdr>
          <w:top w:color="auto" w:space="0" w:sz="0" w:val="none"/>
          <w:bottom w:color="auto" w:space="0" w:sz="0" w:val="none"/>
          <w:right w:color="auto" w:space="0" w:sz="0" w:val="none"/>
          <w:between w:color="auto" w:space="0" w:sz="0" w:val="none"/>
        </w:pBdr>
        <w:rPr>
          <w:color w:val="666666"/>
          <w:sz w:val="29"/>
          <w:szCs w:val="29"/>
        </w:rPr>
      </w:pPr>
      <w:r w:rsidDel="00000000" w:rsidR="00000000" w:rsidRPr="00000000">
        <w:rPr>
          <w:color w:val="666666"/>
          <w:sz w:val="29"/>
          <w:szCs w:val="29"/>
          <w:rtl w:val="0"/>
        </w:rPr>
        <w:t xml:space="preserve">Jak dlouho mohu mít miminko v šátku/nosítku, abych mu neublížila?</w:t>
      </w:r>
    </w:p>
    <w:p w:rsidR="00000000" w:rsidDel="00000000" w:rsidP="00000000" w:rsidRDefault="00000000" w:rsidRPr="00000000" w14:paraId="0000009B">
      <w:pPr>
        <w:pBdr>
          <w:top w:color="auto" w:space="0" w:sz="0" w:val="none"/>
          <w:left w:color="auto" w:space="0" w:sz="0" w:val="none"/>
          <w:right w:color="auto" w:space="0" w:sz="0" w:val="none"/>
        </w:pBdr>
        <w:rPr>
          <w:color w:val="666666"/>
          <w:sz w:val="29"/>
          <w:szCs w:val="29"/>
        </w:rPr>
      </w:pPr>
      <w:r w:rsidDel="00000000" w:rsidR="00000000" w:rsidRPr="00000000">
        <w:rPr>
          <w:rtl w:val="0"/>
        </w:rPr>
      </w:r>
    </w:p>
    <w:p w:rsidR="00000000" w:rsidDel="00000000" w:rsidP="00000000" w:rsidRDefault="00000000" w:rsidRPr="00000000" w14:paraId="0000009C">
      <w:pPr>
        <w:pBdr>
          <w:top w:color="auto" w:space="0" w:sz="0" w:val="none"/>
          <w:left w:color="auto" w:space="0" w:sz="0" w:val="none"/>
          <w:right w:color="auto" w:space="0" w:sz="0" w:val="none"/>
        </w:pBdr>
        <w:rPr>
          <w:color w:val="666666"/>
          <w:sz w:val="29"/>
          <w:szCs w:val="29"/>
        </w:rPr>
      </w:pPr>
      <w:r w:rsidDel="00000000" w:rsidR="00000000" w:rsidRPr="00000000">
        <w:rPr>
          <w:color w:val="666666"/>
          <w:sz w:val="29"/>
          <w:szCs w:val="29"/>
          <w:rtl w:val="0"/>
        </w:rPr>
        <w:t xml:space="preserve">Při nošení miminka je potřeba dbát na správný úvaz/ ergonomické nošení. Pokud je miminko uvázané správně, nosítko je ergonomické, pak není potřeba koukat na čas. Nošení a kontakt s matkou jsou základní potřeby miminka, stimulují i správný psychomotorický vývoj. Ve vertikální poloze je důležité dbát zejména na postavení nožiček vůči pánvi, kolínka musí být nad pánví (nohy a kolena utvoří písmeno M), pak je poloha ideální i pro správný vývoj kyčlí. Zádíčka musí být kulatá (páteř do písmene C), hlavička fixovaná.</w:t>
      </w:r>
    </w:p>
    <w:p w:rsidR="00000000" w:rsidDel="00000000" w:rsidP="00000000" w:rsidRDefault="00000000" w:rsidRPr="00000000" w14:paraId="0000009D">
      <w:pPr>
        <w:pBdr>
          <w:top w:color="auto" w:space="0" w:sz="0" w:val="none"/>
          <w:left w:color="auto" w:space="0" w:sz="0" w:val="none"/>
          <w:right w:color="auto" w:space="0" w:sz="0" w:val="none"/>
        </w:pBdr>
        <w:rPr/>
      </w:pPr>
      <w:r w:rsidDel="00000000" w:rsidR="00000000" w:rsidRPr="00000000">
        <w:rPr>
          <w:color w:val="666666"/>
          <w:sz w:val="29"/>
          <w:szCs w:val="29"/>
          <w:rtl w:val="0"/>
        </w:rPr>
        <w:t xml:space="preserve">Vaše další dotazy ráda zodpovím v rámci poradenství. </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1"/>
        <w:rPr/>
      </w:pPr>
      <w:bookmarkStart w:colFirst="0" w:colLast="0" w:name="_c84vuvxy5jpi" w:id="26"/>
      <w:bookmarkEnd w:id="26"/>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1"/>
        <w:rPr/>
      </w:pPr>
      <w:bookmarkStart w:colFirst="0" w:colLast="0" w:name="_46fyda5yo6ab" w:id="27"/>
      <w:bookmarkEnd w:id="27"/>
      <w:r w:rsidDel="00000000" w:rsidR="00000000" w:rsidRPr="00000000">
        <w:rPr>
          <w:rtl w:val="0"/>
        </w:rPr>
        <w:t xml:space="preserve">Stránka: Kraniosakrální biodynamika</w:t>
      </w:r>
    </w:p>
    <w:p w:rsidR="00000000" w:rsidDel="00000000" w:rsidP="00000000" w:rsidRDefault="00000000" w:rsidRPr="00000000" w14:paraId="000000A3">
      <w:pPr>
        <w:pStyle w:val="Heading2"/>
        <w:rPr/>
      </w:pPr>
      <w:bookmarkStart w:colFirst="0" w:colLast="0" w:name="_nlm543o6crd7" w:id="28"/>
      <w:bookmarkEnd w:id="28"/>
      <w:r w:rsidDel="00000000" w:rsidR="00000000" w:rsidRPr="00000000">
        <w:rPr>
          <w:rtl w:val="0"/>
        </w:rPr>
        <w:t xml:space="preserve">Co je kraniosakrální biodynamika a pro koho je vhodná</w:t>
      </w:r>
    </w:p>
    <w:p w:rsidR="00000000" w:rsidDel="00000000" w:rsidP="00000000" w:rsidRDefault="00000000" w:rsidRPr="00000000" w14:paraId="000000A4">
      <w:pPr>
        <w:spacing w:after="240" w:before="240" w:lineRule="auto"/>
        <w:rPr>
          <w:color w:val="666666"/>
          <w:sz w:val="29"/>
          <w:szCs w:val="29"/>
        </w:rPr>
      </w:pPr>
      <w:r w:rsidDel="00000000" w:rsidR="00000000" w:rsidRPr="00000000">
        <w:rPr>
          <w:color w:val="666666"/>
          <w:sz w:val="26"/>
          <w:szCs w:val="26"/>
          <w:rtl w:val="0"/>
        </w:rPr>
        <w:t xml:space="preserve">Velice jemná forma celostní terapie – technika kraniosakrální terapie. Podporuje léčebné procesy v těle, pomáhá zklidnit nervový systém, nabízí možnost hluboké relaxace a regenerace. Pracuje na úrovni kosterní, svalové, fasciální i lymfatické. Průvodce </w:t>
      </w:r>
      <w:r w:rsidDel="00000000" w:rsidR="00000000" w:rsidRPr="00000000">
        <w:rPr>
          <w:color w:val="666666"/>
          <w:sz w:val="29"/>
          <w:szCs w:val="29"/>
          <w:rtl w:val="0"/>
        </w:rPr>
        <w:t xml:space="preserve">do samoléčebného procesu nijak nezasahuje, biodynamický přístup plně respektuje aktuální potřeby těla, proto může mít každá schůzka jinou dynamiku. </w:t>
      </w:r>
    </w:p>
    <w:p w:rsidR="00000000" w:rsidDel="00000000" w:rsidP="00000000" w:rsidRDefault="00000000" w:rsidRPr="00000000" w14:paraId="000000A5">
      <w:pPr>
        <w:pStyle w:val="Heading1"/>
        <w:pBdr>
          <w:top w:color="auto" w:space="0" w:sz="0" w:val="none"/>
          <w:left w:color="auto" w:space="0" w:sz="0" w:val="none"/>
          <w:right w:color="auto" w:space="0" w:sz="0" w:val="none"/>
        </w:pBdr>
        <w:spacing w:before="480" w:lineRule="auto"/>
        <w:rPr>
          <w:b w:val="1"/>
          <w:bCs w:val="1"/>
          <w:sz w:val="46"/>
          <w:szCs w:val="46"/>
        </w:rPr>
      </w:pPr>
      <w:bookmarkStart w:colFirst="0" w:colLast="0" w:name="_qnsck8cdfk5g" w:id="29"/>
      <w:bookmarkEnd w:id="29"/>
      <w:r w:rsidDel="00000000" w:rsidR="00000000" w:rsidRPr="00000000">
        <w:rPr>
          <w:b w:val="1"/>
          <w:bCs w:val="1"/>
          <w:sz w:val="46"/>
          <w:szCs w:val="46"/>
          <w:rtl w:val="0"/>
        </w:rPr>
        <w:t xml:space="preserve">Jak sezení probíhá</w:t>
      </w:r>
    </w:p>
    <w:p w:rsidR="00000000" w:rsidDel="00000000" w:rsidP="00000000" w:rsidRDefault="00000000" w:rsidRPr="00000000" w14:paraId="000000A6">
      <w:pPr>
        <w:pStyle w:val="Heading2"/>
        <w:numPr>
          <w:ilvl w:val="0"/>
          <w:numId w:val="4"/>
        </w:numPr>
        <w:pBdr>
          <w:top w:color="auto" w:space="0" w:sz="0" w:val="none"/>
          <w:left w:color="auto" w:space="0" w:sz="0" w:val="none"/>
          <w:right w:color="auto" w:space="0" w:sz="0" w:val="none"/>
        </w:pBdr>
        <w:spacing w:after="0" w:afterAutospacing="0" w:before="240" w:lineRule="auto"/>
        <w:ind w:left="720" w:hanging="360"/>
      </w:pPr>
      <w:bookmarkStart w:colFirst="0" w:colLast="0" w:name="_6j6lai3ntspa" w:id="30"/>
      <w:bookmarkEnd w:id="30"/>
      <w:r w:rsidDel="00000000" w:rsidR="00000000" w:rsidRPr="00000000">
        <w:rPr>
          <w:b w:val="1"/>
          <w:bCs w:val="1"/>
          <w:rtl w:val="0"/>
        </w:rPr>
        <w:t xml:space="preserve">Úvodní rozhovor</w:t>
        <w:br w:type="textWrapping"/>
      </w:r>
      <w:r w:rsidDel="00000000" w:rsidR="00000000" w:rsidRPr="00000000">
        <w:rPr>
          <w:sz w:val="22"/>
          <w:szCs w:val="22"/>
          <w:rtl w:val="0"/>
        </w:rPr>
        <w:t xml:space="preserve">Začneme zlehka, probereme</w:t>
      </w:r>
      <w:r w:rsidDel="00000000" w:rsidR="00000000" w:rsidRPr="00000000">
        <w:rPr>
          <w:sz w:val="22"/>
          <w:szCs w:val="22"/>
          <w:rtl w:val="0"/>
        </w:rPr>
        <w:t xml:space="preserve">, co vás přivádí a s čím potřebujete pomoci</w:t>
      </w:r>
      <w:r w:rsidDel="00000000" w:rsidR="00000000" w:rsidRPr="00000000">
        <w:rPr>
          <w:rtl w:val="0"/>
        </w:rPr>
      </w:r>
    </w:p>
    <w:p w:rsidR="00000000" w:rsidDel="00000000" w:rsidP="00000000" w:rsidRDefault="00000000" w:rsidRPr="00000000" w14:paraId="000000A7">
      <w:pPr>
        <w:pStyle w:val="Heading2"/>
        <w:numPr>
          <w:ilvl w:val="0"/>
          <w:numId w:val="4"/>
        </w:numPr>
        <w:pBdr>
          <w:top w:color="auto" w:space="0" w:sz="0" w:val="none"/>
          <w:left w:color="auto" w:space="0" w:sz="0" w:val="none"/>
          <w:right w:color="auto" w:space="0" w:sz="0" w:val="none"/>
        </w:pBdr>
        <w:spacing w:after="0" w:afterAutospacing="0" w:before="0" w:beforeAutospacing="0" w:lineRule="auto"/>
        <w:ind w:left="720" w:hanging="360"/>
      </w:pPr>
      <w:bookmarkStart w:colFirst="0" w:colLast="0" w:name="_usuzhtci4uyy" w:id="31"/>
      <w:bookmarkEnd w:id="31"/>
      <w:r w:rsidDel="00000000" w:rsidR="00000000" w:rsidRPr="00000000">
        <w:rPr>
          <w:b w:val="1"/>
          <w:bCs w:val="1"/>
          <w:rtl w:val="0"/>
        </w:rPr>
        <w:t xml:space="preserve">Jemný dotek na lehátku – v oblečení</w:t>
        <w:br w:type="textWrapping"/>
      </w:r>
      <w:r w:rsidDel="00000000" w:rsidR="00000000" w:rsidRPr="00000000">
        <w:rPr>
          <w:sz w:val="22"/>
          <w:szCs w:val="22"/>
          <w:rtl w:val="0"/>
        </w:rPr>
        <w:t xml:space="preserve">Při každém ošetření postupuji dle aktuálních potřeb</w:t>
      </w:r>
      <w:r w:rsidDel="00000000" w:rsidR="00000000" w:rsidRPr="00000000">
        <w:rPr>
          <w:rtl w:val="0"/>
        </w:rPr>
      </w:r>
    </w:p>
    <w:p w:rsidR="00000000" w:rsidDel="00000000" w:rsidP="00000000" w:rsidRDefault="00000000" w:rsidRPr="00000000" w14:paraId="000000A8">
      <w:pPr>
        <w:pStyle w:val="Heading2"/>
        <w:numPr>
          <w:ilvl w:val="0"/>
          <w:numId w:val="4"/>
        </w:numPr>
        <w:pBdr>
          <w:top w:color="auto" w:space="0" w:sz="0" w:val="none"/>
          <w:left w:color="auto" w:space="0" w:sz="0" w:val="none"/>
          <w:right w:color="auto" w:space="0" w:sz="0" w:val="none"/>
        </w:pBdr>
        <w:spacing w:after="0" w:afterAutospacing="0" w:before="0" w:beforeAutospacing="0" w:lineRule="auto"/>
        <w:ind w:left="720" w:hanging="360"/>
      </w:pPr>
      <w:bookmarkStart w:colFirst="0" w:colLast="0" w:name="_b66kcmmrkeq8" w:id="32"/>
      <w:bookmarkEnd w:id="32"/>
      <w:r w:rsidDel="00000000" w:rsidR="00000000" w:rsidRPr="00000000">
        <w:rPr>
          <w:b w:val="1"/>
          <w:bCs w:val="1"/>
          <w:rtl w:val="0"/>
        </w:rPr>
        <w:t xml:space="preserve">Závěr a zklidnění</w:t>
      </w:r>
      <w:r w:rsidDel="00000000" w:rsidR="00000000" w:rsidRPr="00000000">
        <w:rPr>
          <w:sz w:val="22"/>
          <w:szCs w:val="22"/>
          <w:rtl w:val="0"/>
        </w:rPr>
        <w:br w:type="textWrapping"/>
      </w:r>
      <w:r w:rsidDel="00000000" w:rsidR="00000000" w:rsidRPr="00000000">
        <w:rPr>
          <w:sz w:val="22"/>
          <w:szCs w:val="22"/>
          <w:rtl w:val="0"/>
        </w:rPr>
        <w:t xml:space="preserve">Po skončení společně zhodnotíme, jaké máte ze sezení pocity. </w:t>
      </w:r>
      <w:r w:rsidDel="00000000" w:rsidR="00000000" w:rsidRPr="00000000">
        <w:rPr>
          <w:rtl w:val="0"/>
        </w:rPr>
      </w:r>
    </w:p>
    <w:p w:rsidR="00000000" w:rsidDel="00000000" w:rsidP="00000000" w:rsidRDefault="00000000" w:rsidRPr="00000000" w14:paraId="000000A9">
      <w:pPr>
        <w:pStyle w:val="Heading2"/>
        <w:numPr>
          <w:ilvl w:val="0"/>
          <w:numId w:val="4"/>
        </w:numPr>
        <w:pBdr>
          <w:top w:color="auto" w:space="0" w:sz="0" w:val="none"/>
          <w:left w:color="auto" w:space="0" w:sz="0" w:val="none"/>
          <w:right w:color="auto" w:space="0" w:sz="0" w:val="none"/>
        </w:pBdr>
        <w:spacing w:after="240" w:before="0" w:beforeAutospacing="0" w:lineRule="auto"/>
        <w:ind w:left="720" w:hanging="360"/>
      </w:pPr>
      <w:bookmarkStart w:colFirst="0" w:colLast="0" w:name="_x8httkx9rx2f" w:id="33"/>
      <w:bookmarkEnd w:id="33"/>
      <w:r w:rsidDel="00000000" w:rsidR="00000000" w:rsidRPr="00000000">
        <w:rPr>
          <w:rtl w:val="0"/>
        </w:rPr>
        <w:t xml:space="preserve">Opakování</w:t>
      </w:r>
    </w:p>
    <w:p w:rsidR="00000000" w:rsidDel="00000000" w:rsidP="00000000" w:rsidRDefault="00000000" w:rsidRPr="00000000" w14:paraId="000000AA">
      <w:pPr>
        <w:pStyle w:val="Heading2"/>
        <w:pBdr>
          <w:top w:color="auto" w:space="0" w:sz="0" w:val="none"/>
          <w:left w:color="auto" w:space="0" w:sz="0" w:val="none"/>
          <w:right w:color="auto" w:space="0" w:sz="0" w:val="none"/>
        </w:pBdr>
        <w:spacing w:after="240" w:before="240" w:lineRule="auto"/>
        <w:ind w:left="720" w:firstLine="0"/>
        <w:rPr/>
      </w:pPr>
      <w:bookmarkStart w:colFirst="0" w:colLast="0" w:name="_ypobsbces8qn" w:id="34"/>
      <w:bookmarkEnd w:id="34"/>
      <w:r w:rsidDel="00000000" w:rsidR="00000000" w:rsidRPr="00000000">
        <w:rPr>
          <w:sz w:val="22"/>
          <w:szCs w:val="22"/>
          <w:rtl w:val="0"/>
        </w:rPr>
        <w:t xml:space="preserve">Při větších obtížích je vhodné více po sobě jdoucích sezení (ideální rozestup 14 dní)</w:t>
      </w:r>
      <w:r w:rsidDel="00000000" w:rsidR="00000000" w:rsidRPr="00000000">
        <w:rPr>
          <w:rtl w:val="0"/>
        </w:rPr>
      </w:r>
    </w:p>
    <w:p w:rsidR="00000000" w:rsidDel="00000000" w:rsidP="00000000" w:rsidRDefault="00000000" w:rsidRPr="00000000" w14:paraId="000000AB">
      <w:pPr>
        <w:ind w:left="720" w:firstLine="0"/>
        <w:rPr/>
      </w:pPr>
      <w:r w:rsidDel="00000000" w:rsidR="00000000" w:rsidRPr="00000000">
        <w:rPr>
          <w:rtl w:val="0"/>
        </w:rPr>
      </w:r>
    </w:p>
    <w:p w:rsidR="00000000" w:rsidDel="00000000" w:rsidP="00000000" w:rsidRDefault="00000000" w:rsidRPr="00000000" w14:paraId="000000AC">
      <w:pPr>
        <w:ind w:left="720" w:firstLine="0"/>
        <w:rPr/>
      </w:pPr>
      <w:r w:rsidDel="00000000" w:rsidR="00000000" w:rsidRPr="00000000">
        <w:rPr>
          <w:rtl w:val="0"/>
        </w:rPr>
      </w:r>
    </w:p>
    <w:p w:rsidR="00000000" w:rsidDel="00000000" w:rsidP="00000000" w:rsidRDefault="00000000" w:rsidRPr="00000000" w14:paraId="000000AD">
      <w:pPr>
        <w:pStyle w:val="Heading2"/>
        <w:spacing w:after="240" w:before="240" w:lineRule="auto"/>
        <w:rPr/>
      </w:pPr>
      <w:bookmarkStart w:colFirst="0" w:colLast="0" w:name="_cdwybi7dzj7s" w:id="35"/>
      <w:bookmarkEnd w:id="35"/>
      <w:r w:rsidDel="00000000" w:rsidR="00000000" w:rsidRPr="00000000">
        <w:rPr>
          <w:rtl w:val="0"/>
        </w:rPr>
        <w:t xml:space="preserve">Jak to funguje</w:t>
      </w:r>
    </w:p>
    <w:p w:rsidR="00000000" w:rsidDel="00000000" w:rsidP="00000000" w:rsidRDefault="00000000" w:rsidRPr="00000000" w14:paraId="000000AE">
      <w:pPr>
        <w:spacing w:after="240" w:before="240" w:lineRule="auto"/>
        <w:rPr/>
      </w:pPr>
      <w:r w:rsidDel="00000000" w:rsidR="00000000" w:rsidRPr="00000000">
        <w:rPr>
          <w:rtl w:val="0"/>
        </w:rPr>
        <w:t xml:space="preserve">Kraniosakrální biodynamika vychází z pohybu mozkomíšního moku v těle. Ten může být omezený přítomností fyzických či energetických bloků. Průvodce dává tělu možnost se s těmito bloky vypořádat a navrátit do těla rovnováhu. </w:t>
      </w:r>
    </w:p>
    <w:p w:rsidR="00000000" w:rsidDel="00000000" w:rsidP="00000000" w:rsidRDefault="00000000" w:rsidRPr="00000000" w14:paraId="000000AF">
      <w:pPr>
        <w:spacing w:after="240" w:before="240" w:lineRule="auto"/>
        <w:rPr/>
      </w:pPr>
      <w:r w:rsidDel="00000000" w:rsidR="00000000" w:rsidRPr="00000000">
        <w:rPr>
          <w:rtl w:val="0"/>
        </w:rPr>
        <w:t xml:space="preserve">Naše tělo se přirozeně pohybuje mezi napětím a uvolněním, mezi aktivitou a odpočinkem. Vše řídí autonomní nervový systém. Problém nastává ve chvíli, kdy tělo zůstává dlouhodobě </w:t>
      </w:r>
      <w:r w:rsidDel="00000000" w:rsidR="00000000" w:rsidRPr="00000000">
        <w:rPr>
          <w:b w:val="1"/>
          <w:bCs w:val="1"/>
          <w:rtl w:val="0"/>
        </w:rPr>
        <w:t xml:space="preserve">v režimu výkonu a stresu.</w:t>
      </w:r>
      <w:r w:rsidDel="00000000" w:rsidR="00000000" w:rsidRPr="00000000">
        <w:rPr>
          <w:rtl w:val="0"/>
        </w:rPr>
        <w:t xml:space="preserve"> Pak se napětí začne ukládat do svalů, kloubů i celého nervového systému a může se projevovat únavou, ztuhlostí nebo vnitřním neklidem.</w:t>
      </w:r>
    </w:p>
    <w:p w:rsidR="00000000" w:rsidDel="00000000" w:rsidP="00000000" w:rsidRDefault="00000000" w:rsidRPr="00000000" w14:paraId="000000B0">
      <w:pPr>
        <w:spacing w:after="240" w:before="240" w:lineRule="auto"/>
        <w:rPr/>
      </w:pPr>
      <w:r w:rsidDel="00000000" w:rsidR="00000000" w:rsidRPr="00000000">
        <w:rPr>
          <w:rtl w:val="0"/>
        </w:rPr>
        <w:t xml:space="preserve">Kraniosakrální biodynamika vytváří prostor pro hluboké zklidnění, ve kterém se může aktivovat parasympatikus. Tělo tak dostává možnost uvolnit nahromaděné napětí a postupně se vracet do přirozené rovnováhy.</w:t>
      </w:r>
    </w:p>
    <w:p w:rsidR="00000000" w:rsidDel="00000000" w:rsidP="00000000" w:rsidRDefault="00000000" w:rsidRPr="00000000" w14:paraId="000000B1">
      <w:pPr>
        <w:ind w:left="720" w:firstLine="0"/>
        <w:rPr/>
      </w:pPr>
      <w:r w:rsidDel="00000000" w:rsidR="00000000" w:rsidRPr="00000000">
        <w:rPr>
          <w:rtl w:val="0"/>
        </w:rPr>
      </w:r>
    </w:p>
    <w:p w:rsidR="00000000" w:rsidDel="00000000" w:rsidP="00000000" w:rsidRDefault="00000000" w:rsidRPr="00000000" w14:paraId="000000B2">
      <w:pPr>
        <w:pStyle w:val="Heading1"/>
        <w:keepNext w:val="0"/>
        <w:keepLines w:val="0"/>
        <w:pBdr>
          <w:top w:color="auto" w:space="0" w:sz="0" w:val="none"/>
          <w:left w:color="auto" w:space="0" w:sz="0" w:val="none"/>
          <w:right w:color="auto" w:space="0" w:sz="0" w:val="none"/>
        </w:pBdr>
        <w:spacing w:after="0" w:before="0" w:line="312" w:lineRule="auto"/>
        <w:jc w:val="left"/>
        <w:rPr>
          <w:b w:val="1"/>
          <w:bCs w:val="1"/>
          <w:color w:val="393939"/>
          <w:sz w:val="46"/>
          <w:szCs w:val="46"/>
        </w:rPr>
      </w:pPr>
      <w:bookmarkStart w:colFirst="0" w:colLast="0" w:name="_dw0w023pprh" w:id="36"/>
      <w:bookmarkEnd w:id="36"/>
      <w:r w:rsidDel="00000000" w:rsidR="00000000" w:rsidRPr="00000000">
        <w:rPr>
          <w:sz w:val="32"/>
          <w:szCs w:val="32"/>
          <w:rtl w:val="0"/>
        </w:rPr>
        <w:t xml:space="preserve">Kraniosakrální biodynamika pro děti</w:t>
      </w: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t xml:space="preserve">Biodynamická terapie je díky své jemnosti velmi </w:t>
      </w:r>
      <w:r w:rsidDel="00000000" w:rsidR="00000000" w:rsidRPr="00000000">
        <w:rPr>
          <w:b w:val="1"/>
          <w:bCs w:val="1"/>
          <w:rtl w:val="0"/>
        </w:rPr>
        <w:t xml:space="preserve">vhodná i pro děti a miminka</w:t>
      </w:r>
      <w:r w:rsidDel="00000000" w:rsidR="00000000" w:rsidRPr="00000000">
        <w:rPr>
          <w:rtl w:val="0"/>
        </w:rPr>
        <w:t xml:space="preserve">. Sezení probíhá vždy za přítomnosti rodiče nebo jiné blízké osoby a je přizpůsobená potřebám dítěte. Pokud Vaše dítě nevydrží ležet na lehátku, najdeme jiný, přirozený způsob – třeba v náručí nebo během hry.</w:t>
      </w:r>
    </w:p>
    <w:p w:rsidR="00000000" w:rsidDel="00000000" w:rsidP="00000000" w:rsidRDefault="00000000" w:rsidRPr="00000000" w14:paraId="000000B4">
      <w:pPr>
        <w:spacing w:after="240" w:before="240" w:lineRule="auto"/>
        <w:rPr/>
      </w:pPr>
      <w:r w:rsidDel="00000000" w:rsidR="00000000" w:rsidRPr="00000000">
        <w:rPr>
          <w:rtl w:val="0"/>
        </w:rPr>
        <w:t xml:space="preserve">U miminek probíhá ošetření nejčastěji u matky. Před první návštěvou je ideální, když si terapii nejprve vyzkoušíte sama na sobě. Děti jsou se svými rodiči velmi úzce propojené a jejich klid je pro průběh ošetření důležitý.</w:t>
      </w:r>
    </w:p>
    <w:p w:rsidR="00000000" w:rsidDel="00000000" w:rsidP="00000000" w:rsidRDefault="00000000" w:rsidRPr="00000000" w14:paraId="000000B5">
      <w:pPr>
        <w:pStyle w:val="Heading2"/>
        <w:pBdr>
          <w:top w:color="auto" w:space="0" w:sz="0" w:val="none"/>
          <w:left w:color="auto" w:space="0" w:sz="0" w:val="none"/>
          <w:right w:color="auto" w:space="0" w:sz="0" w:val="none"/>
        </w:pBdr>
        <w:rPr/>
      </w:pPr>
      <w:bookmarkStart w:colFirst="0" w:colLast="0" w:name="_6j6lai3ntspa" w:id="30"/>
      <w:bookmarkEnd w:id="30"/>
      <w:r w:rsidDel="00000000" w:rsidR="00000000" w:rsidRPr="00000000">
        <w:rPr>
          <w:rtl w:val="0"/>
        </w:rPr>
      </w:r>
    </w:p>
    <w:p w:rsidR="00000000" w:rsidDel="00000000" w:rsidP="00000000" w:rsidRDefault="00000000" w:rsidRPr="00000000" w14:paraId="000000B6">
      <w:pPr>
        <w:pStyle w:val="Heading1"/>
        <w:rPr>
          <w:i w:val="1"/>
          <w:iCs w:val="1"/>
        </w:rPr>
      </w:pPr>
      <w:bookmarkStart w:colFirst="0" w:colLast="0" w:name="_ws2nolmxrbp" w:id="37"/>
      <w:bookmarkEnd w:id="37"/>
      <w:r w:rsidDel="00000000" w:rsidR="00000000" w:rsidRPr="00000000">
        <w:rPr>
          <w:i w:val="1"/>
          <w:iCs w:val="1"/>
          <w:rtl w:val="0"/>
        </w:rPr>
        <w:t xml:space="preserve">Stránka: Ceník</w:t>
      </w:r>
    </w:p>
    <w:p w:rsidR="00000000" w:rsidDel="00000000" w:rsidP="00000000" w:rsidRDefault="00000000" w:rsidRPr="00000000" w14:paraId="000000B7">
      <w:pPr>
        <w:rPr>
          <w:i w:val="1"/>
          <w:iCs w:val="1"/>
        </w:rPr>
      </w:pPr>
      <w:r w:rsidDel="00000000" w:rsidR="00000000" w:rsidRPr="00000000">
        <w:rPr>
          <w:rtl w:val="0"/>
        </w:rPr>
      </w:r>
    </w:p>
    <w:p w:rsidR="00000000" w:rsidDel="00000000" w:rsidP="00000000" w:rsidRDefault="00000000" w:rsidRPr="00000000" w14:paraId="000000B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2" w:lineRule="auto"/>
        <w:jc w:val="center"/>
        <w:rPr>
          <w:b w:val="1"/>
          <w:bCs w:val="1"/>
          <w:i w:val="1"/>
          <w:iCs w:val="1"/>
          <w:color w:val="393939"/>
          <w:sz w:val="46"/>
          <w:szCs w:val="46"/>
        </w:rPr>
      </w:pPr>
      <w:bookmarkStart w:colFirst="0" w:colLast="0" w:name="_6jkxmu6gnrja" w:id="38"/>
      <w:bookmarkEnd w:id="38"/>
      <w:r w:rsidDel="00000000" w:rsidR="00000000" w:rsidRPr="00000000">
        <w:rPr>
          <w:b w:val="1"/>
          <w:bCs w:val="1"/>
          <w:i w:val="1"/>
          <w:iCs w:val="1"/>
          <w:color w:val="393939"/>
          <w:sz w:val="46"/>
          <w:szCs w:val="46"/>
          <w:rtl w:val="0"/>
        </w:rPr>
        <w:t xml:space="preserve">Ceník</w:t>
      </w:r>
    </w:p>
    <w:p w:rsidR="00000000" w:rsidDel="00000000" w:rsidP="00000000" w:rsidRDefault="00000000" w:rsidRPr="00000000" w14:paraId="000000B9">
      <w:pPr>
        <w:rPr/>
      </w:pPr>
      <w:r w:rsidDel="00000000" w:rsidR="00000000" w:rsidRPr="00000000">
        <w:rPr>
          <w:rtl w:val="0"/>
        </w:rPr>
        <w:t xml:space="preserve">Kraniosakrální biodynamika</w:t>
      </w:r>
      <w:r w:rsidDel="00000000" w:rsidR="00000000" w:rsidRPr="00000000">
        <w:rPr>
          <w:rtl w:val="0"/>
        </w:rPr>
      </w:r>
    </w:p>
    <w:p w:rsidR="00000000" w:rsidDel="00000000" w:rsidP="00000000" w:rsidRDefault="00000000" w:rsidRPr="00000000" w14:paraId="000000BA">
      <w:pPr>
        <w:pStyle w:val="Heading3"/>
        <w:keepNext w:val="0"/>
        <w:keepLines w:val="0"/>
        <w:pBdr>
          <w:top w:color="auto" w:space="0" w:sz="0" w:val="none"/>
          <w:left w:color="auto" w:space="0" w:sz="0" w:val="none"/>
          <w:right w:color="auto" w:space="0" w:sz="0" w:val="none"/>
        </w:pBdr>
        <w:spacing w:after="0" w:before="0" w:line="391.2" w:lineRule="auto"/>
        <w:rPr>
          <w:b w:val="1"/>
          <w:bCs w:val="1"/>
          <w:i w:val="1"/>
          <w:iCs w:val="1"/>
          <w:color w:val="393939"/>
          <w:sz w:val="26"/>
          <w:szCs w:val="26"/>
        </w:rPr>
      </w:pPr>
      <w:bookmarkStart w:colFirst="0" w:colLast="0" w:name="_6fs7ies81qu7" w:id="39"/>
      <w:bookmarkEnd w:id="39"/>
      <w:r w:rsidDel="00000000" w:rsidR="00000000" w:rsidRPr="00000000">
        <w:rPr>
          <w:b w:val="1"/>
          <w:bCs w:val="1"/>
          <w:i w:val="1"/>
          <w:iCs w:val="1"/>
          <w:color w:val="393939"/>
          <w:sz w:val="26"/>
          <w:szCs w:val="26"/>
          <w:rtl w:val="0"/>
        </w:rPr>
        <w:t xml:space="preserve">Kraniosakrální biodynamika</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line="384.00000000000006" w:lineRule="auto"/>
        <w:rPr>
          <w:i w:val="1"/>
          <w:iCs w:val="1"/>
          <w:color w:val="666666"/>
        </w:rPr>
      </w:pPr>
      <w:r w:rsidDel="00000000" w:rsidR="00000000" w:rsidRPr="00000000">
        <w:rPr>
          <w:i w:val="1"/>
          <w:iCs w:val="1"/>
          <w:color w:val="666666"/>
          <w:rtl w:val="0"/>
        </w:rPr>
        <w:t xml:space="preserve">Dospělý, 90-120 min</w:t>
      </w:r>
    </w:p>
    <w:p w:rsidR="00000000" w:rsidDel="00000000" w:rsidP="00000000" w:rsidRDefault="00000000" w:rsidRPr="00000000" w14:paraId="000000BC">
      <w:pPr>
        <w:pStyle w:val="Heading3"/>
        <w:keepNext w:val="0"/>
        <w:keepLines w:val="0"/>
        <w:pBdr>
          <w:top w:color="auto" w:space="0" w:sz="0" w:val="none"/>
          <w:left w:color="auto" w:space="0" w:sz="0" w:val="none"/>
          <w:right w:color="auto" w:space="0" w:sz="0" w:val="none"/>
        </w:pBdr>
        <w:spacing w:after="0" w:before="0" w:line="391.2" w:lineRule="auto"/>
        <w:jc w:val="right"/>
        <w:rPr>
          <w:b w:val="1"/>
          <w:bCs w:val="1"/>
          <w:i w:val="1"/>
          <w:iCs w:val="1"/>
          <w:color w:val="393939"/>
          <w:sz w:val="26"/>
          <w:szCs w:val="26"/>
        </w:rPr>
      </w:pPr>
      <w:bookmarkStart w:colFirst="0" w:colLast="0" w:name="_kw35neqj7inr" w:id="40"/>
      <w:bookmarkEnd w:id="40"/>
      <w:r w:rsidDel="00000000" w:rsidR="00000000" w:rsidRPr="00000000">
        <w:rPr>
          <w:b w:val="1"/>
          <w:bCs w:val="1"/>
          <w:i w:val="1"/>
          <w:iCs w:val="1"/>
          <w:color w:val="393939"/>
          <w:sz w:val="26"/>
          <w:szCs w:val="26"/>
          <w:rtl w:val="0"/>
        </w:rPr>
        <w:t xml:space="preserve">1200 Kč</w:t>
      </w:r>
    </w:p>
    <w:p w:rsidR="00000000" w:rsidDel="00000000" w:rsidP="00000000" w:rsidRDefault="00000000" w:rsidRPr="00000000" w14:paraId="000000BD">
      <w:pPr>
        <w:pStyle w:val="Heading3"/>
        <w:keepNext w:val="0"/>
        <w:keepLines w:val="0"/>
        <w:pBdr>
          <w:top w:color="auto" w:space="0" w:sz="0" w:val="none"/>
          <w:left w:color="auto" w:space="0" w:sz="0" w:val="none"/>
          <w:right w:color="auto" w:space="0" w:sz="0" w:val="none"/>
        </w:pBdr>
        <w:spacing w:after="0" w:before="0" w:line="391.2" w:lineRule="auto"/>
        <w:rPr>
          <w:b w:val="1"/>
          <w:bCs w:val="1"/>
          <w:i w:val="1"/>
          <w:iCs w:val="1"/>
          <w:color w:val="393939"/>
          <w:sz w:val="26"/>
          <w:szCs w:val="26"/>
        </w:rPr>
      </w:pPr>
      <w:bookmarkStart w:colFirst="0" w:colLast="0" w:name="_gj7h4nt7j4r3" w:id="41"/>
      <w:bookmarkEnd w:id="41"/>
      <w:r w:rsidDel="00000000" w:rsidR="00000000" w:rsidRPr="00000000">
        <w:rPr>
          <w:b w:val="1"/>
          <w:bCs w:val="1"/>
          <w:i w:val="1"/>
          <w:iCs w:val="1"/>
          <w:color w:val="393939"/>
          <w:sz w:val="26"/>
          <w:szCs w:val="26"/>
          <w:rtl w:val="0"/>
        </w:rPr>
        <w:t xml:space="preserve">Kranioskrální biodynamika </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line="384.00000000000006" w:lineRule="auto"/>
        <w:rPr>
          <w:i w:val="1"/>
          <w:iCs w:val="1"/>
          <w:color w:val="666666"/>
        </w:rPr>
      </w:pPr>
      <w:r w:rsidDel="00000000" w:rsidR="00000000" w:rsidRPr="00000000">
        <w:rPr>
          <w:i w:val="1"/>
          <w:iCs w:val="1"/>
          <w:color w:val="666666"/>
          <w:rtl w:val="0"/>
        </w:rPr>
        <w:t xml:space="preserve">Dítě, 40-60 min</w:t>
      </w:r>
    </w:p>
    <w:p w:rsidR="00000000" w:rsidDel="00000000" w:rsidP="00000000" w:rsidRDefault="00000000" w:rsidRPr="00000000" w14:paraId="000000BF">
      <w:pPr>
        <w:pStyle w:val="Heading3"/>
        <w:keepNext w:val="0"/>
        <w:keepLines w:val="0"/>
        <w:pBdr>
          <w:top w:color="auto" w:space="0" w:sz="0" w:val="none"/>
          <w:left w:color="auto" w:space="0" w:sz="0" w:val="none"/>
          <w:right w:color="auto" w:space="0" w:sz="0" w:val="none"/>
        </w:pBdr>
        <w:spacing w:after="0" w:before="0" w:line="391.2" w:lineRule="auto"/>
        <w:jc w:val="right"/>
        <w:rPr>
          <w:b w:val="1"/>
          <w:bCs w:val="1"/>
          <w:i w:val="1"/>
          <w:iCs w:val="1"/>
          <w:color w:val="393939"/>
          <w:sz w:val="26"/>
          <w:szCs w:val="26"/>
        </w:rPr>
      </w:pPr>
      <w:bookmarkStart w:colFirst="0" w:colLast="0" w:name="_gq4pv8lneokm" w:id="42"/>
      <w:bookmarkEnd w:id="42"/>
      <w:r w:rsidDel="00000000" w:rsidR="00000000" w:rsidRPr="00000000">
        <w:rPr>
          <w:b w:val="1"/>
          <w:bCs w:val="1"/>
          <w:i w:val="1"/>
          <w:iCs w:val="1"/>
          <w:color w:val="393939"/>
          <w:sz w:val="26"/>
          <w:szCs w:val="26"/>
          <w:rtl w:val="0"/>
        </w:rPr>
        <w:t xml:space="preserve">800 Kč</w:t>
      </w:r>
    </w:p>
    <w:p w:rsidR="00000000" w:rsidDel="00000000" w:rsidP="00000000" w:rsidRDefault="00000000" w:rsidRPr="00000000" w14:paraId="000000C0">
      <w:pPr>
        <w:pStyle w:val="Heading3"/>
        <w:keepNext w:val="0"/>
        <w:keepLines w:val="0"/>
        <w:pBdr>
          <w:top w:color="auto" w:space="0" w:sz="0" w:val="none"/>
          <w:left w:color="auto" w:space="0" w:sz="0" w:val="none"/>
          <w:right w:color="auto" w:space="0" w:sz="0" w:val="none"/>
        </w:pBdr>
        <w:spacing w:after="0" w:before="0" w:line="391.2" w:lineRule="auto"/>
        <w:rPr>
          <w:b w:val="1"/>
          <w:bCs w:val="1"/>
          <w:i w:val="1"/>
          <w:iCs w:val="1"/>
          <w:color w:val="393939"/>
          <w:sz w:val="26"/>
          <w:szCs w:val="26"/>
        </w:rPr>
      </w:pPr>
      <w:bookmarkStart w:colFirst="0" w:colLast="0" w:name="_gmicvuxq45hn" w:id="43"/>
      <w:bookmarkEnd w:id="43"/>
      <w:r w:rsidDel="00000000" w:rsidR="00000000" w:rsidRPr="00000000">
        <w:rPr>
          <w:b w:val="1"/>
          <w:bCs w:val="1"/>
          <w:i w:val="1"/>
          <w:iCs w:val="1"/>
          <w:color w:val="393939"/>
          <w:sz w:val="26"/>
          <w:szCs w:val="26"/>
          <w:rtl w:val="0"/>
        </w:rPr>
        <w:t xml:space="preserve">Dopravné 9 Kč/km</w:t>
      </w:r>
    </w:p>
    <w:p w:rsidR="00000000" w:rsidDel="00000000" w:rsidP="00000000" w:rsidRDefault="00000000" w:rsidRPr="00000000" w14:paraId="000000C1">
      <w:pPr>
        <w:pStyle w:val="Heading3"/>
        <w:keepNext w:val="0"/>
        <w:keepLines w:val="0"/>
        <w:pBdr>
          <w:top w:color="auto" w:space="0" w:sz="0" w:val="none"/>
          <w:left w:color="auto" w:space="0" w:sz="0" w:val="none"/>
          <w:right w:color="auto" w:space="0" w:sz="0" w:val="none"/>
        </w:pBdr>
        <w:spacing w:after="0" w:before="0" w:line="391.2" w:lineRule="auto"/>
        <w:rPr>
          <w:b w:val="1"/>
          <w:bCs w:val="1"/>
          <w:i w:val="1"/>
          <w:iCs w:val="1"/>
          <w:color w:val="393939"/>
          <w:sz w:val="26"/>
          <w:szCs w:val="26"/>
        </w:rPr>
      </w:pPr>
      <w:bookmarkStart w:colFirst="0" w:colLast="0" w:name="_er08gipg37lg" w:id="44"/>
      <w:bookmarkEnd w:id="44"/>
      <w:r w:rsidDel="00000000" w:rsidR="00000000" w:rsidRPr="00000000">
        <w:rPr>
          <w:rtl w:val="0"/>
        </w:rPr>
      </w:r>
    </w:p>
    <w:p w:rsidR="00000000" w:rsidDel="00000000" w:rsidP="00000000" w:rsidRDefault="00000000" w:rsidRPr="00000000" w14:paraId="000000C2">
      <w:pPr>
        <w:pStyle w:val="Heading3"/>
        <w:keepNext w:val="0"/>
        <w:keepLines w:val="0"/>
        <w:pBdr>
          <w:top w:color="auto" w:space="0" w:sz="0" w:val="none"/>
          <w:left w:color="auto" w:space="0" w:sz="0" w:val="none"/>
          <w:right w:color="auto" w:space="0" w:sz="0" w:val="none"/>
        </w:pBdr>
        <w:spacing w:after="0" w:before="0" w:line="391.2" w:lineRule="auto"/>
        <w:rPr>
          <w:b w:val="1"/>
          <w:bCs w:val="1"/>
          <w:i w:val="1"/>
          <w:iCs w:val="1"/>
          <w:color w:val="393939"/>
          <w:sz w:val="26"/>
          <w:szCs w:val="26"/>
        </w:rPr>
      </w:pPr>
      <w:bookmarkStart w:colFirst="0" w:colLast="0" w:name="_ad0bema2g3x6" w:id="45"/>
      <w:bookmarkEnd w:id="45"/>
      <w:r w:rsidDel="00000000" w:rsidR="00000000" w:rsidRPr="00000000">
        <w:rPr>
          <w:rtl w:val="0"/>
        </w:rPr>
      </w:r>
    </w:p>
    <w:p w:rsidR="00000000" w:rsidDel="00000000" w:rsidP="00000000" w:rsidRDefault="00000000" w:rsidRPr="00000000" w14:paraId="000000C3">
      <w:pPr>
        <w:pStyle w:val="Heading3"/>
        <w:keepNext w:val="0"/>
        <w:keepLines w:val="0"/>
        <w:pBdr>
          <w:top w:color="auto" w:space="0" w:sz="0" w:val="none"/>
          <w:left w:color="auto" w:space="0" w:sz="0" w:val="none"/>
          <w:right w:color="auto" w:space="0" w:sz="0" w:val="none"/>
        </w:pBdr>
        <w:spacing w:after="0" w:before="0" w:line="391.2" w:lineRule="auto"/>
        <w:rPr>
          <w:b w:val="1"/>
          <w:bCs w:val="1"/>
          <w:i w:val="1"/>
          <w:iCs w:val="1"/>
          <w:color w:val="393939"/>
          <w:sz w:val="26"/>
          <w:szCs w:val="26"/>
        </w:rPr>
      </w:pPr>
      <w:bookmarkStart w:colFirst="0" w:colLast="0" w:name="_b92cu28ymu13" w:id="46"/>
      <w:bookmarkEnd w:id="46"/>
      <w:r w:rsidDel="00000000" w:rsidR="00000000" w:rsidRPr="00000000">
        <w:rPr>
          <w:b w:val="1"/>
          <w:bCs w:val="1"/>
          <w:i w:val="1"/>
          <w:iCs w:val="1"/>
          <w:color w:val="393939"/>
          <w:sz w:val="26"/>
          <w:szCs w:val="26"/>
          <w:rtl w:val="0"/>
        </w:rPr>
        <w:t xml:space="preserve">Laktační a nosící poradenství</w:t>
      </w:r>
    </w:p>
    <w:p w:rsidR="00000000" w:rsidDel="00000000" w:rsidP="00000000" w:rsidRDefault="00000000" w:rsidRPr="00000000" w14:paraId="000000C4">
      <w:pPr>
        <w:pStyle w:val="Heading3"/>
        <w:keepNext w:val="0"/>
        <w:keepLines w:val="0"/>
        <w:pBdr>
          <w:top w:color="auto" w:space="0" w:sz="0" w:val="none"/>
          <w:left w:color="auto" w:space="0" w:sz="0" w:val="none"/>
          <w:right w:color="auto" w:space="0" w:sz="0" w:val="none"/>
        </w:pBdr>
        <w:spacing w:after="0" w:before="0" w:line="391.2" w:lineRule="auto"/>
        <w:rPr>
          <w:b w:val="1"/>
          <w:bCs w:val="1"/>
          <w:i w:val="1"/>
          <w:iCs w:val="1"/>
          <w:color w:val="393939"/>
          <w:sz w:val="26"/>
          <w:szCs w:val="26"/>
        </w:rPr>
      </w:pPr>
      <w:bookmarkStart w:colFirst="0" w:colLast="0" w:name="_uu3lv75mle52" w:id="47"/>
      <w:bookmarkEnd w:id="47"/>
      <w:r w:rsidDel="00000000" w:rsidR="00000000" w:rsidRPr="00000000">
        <w:rPr>
          <w:b w:val="1"/>
          <w:bCs w:val="1"/>
          <w:i w:val="1"/>
          <w:iCs w:val="1"/>
          <w:color w:val="393939"/>
          <w:sz w:val="26"/>
          <w:szCs w:val="26"/>
          <w:rtl w:val="0"/>
        </w:rPr>
        <w:t xml:space="preserve">Laktační poradenství 1 schůzka</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line="384.00000000000006" w:lineRule="auto"/>
        <w:rPr>
          <w:i w:val="1"/>
          <w:iCs w:val="1"/>
          <w:color w:val="666666"/>
        </w:rPr>
      </w:pPr>
      <w:r w:rsidDel="00000000" w:rsidR="00000000" w:rsidRPr="00000000">
        <w:rPr>
          <w:i w:val="1"/>
          <w:iCs w:val="1"/>
          <w:color w:val="666666"/>
          <w:rtl w:val="0"/>
        </w:rPr>
        <w:t xml:space="preserve">Do 120 min</w:t>
      </w:r>
    </w:p>
    <w:p w:rsidR="00000000" w:rsidDel="00000000" w:rsidP="00000000" w:rsidRDefault="00000000" w:rsidRPr="00000000" w14:paraId="000000C6">
      <w:pPr>
        <w:pStyle w:val="Heading3"/>
        <w:keepNext w:val="0"/>
        <w:keepLines w:val="0"/>
        <w:pBdr>
          <w:top w:color="auto" w:space="0" w:sz="0" w:val="none"/>
          <w:left w:color="auto" w:space="0" w:sz="0" w:val="none"/>
          <w:right w:color="auto" w:space="0" w:sz="0" w:val="none"/>
        </w:pBdr>
        <w:spacing w:after="0" w:before="0" w:line="391.2" w:lineRule="auto"/>
        <w:jc w:val="right"/>
        <w:rPr>
          <w:b w:val="1"/>
          <w:bCs w:val="1"/>
          <w:i w:val="1"/>
          <w:iCs w:val="1"/>
          <w:color w:val="393939"/>
          <w:sz w:val="26"/>
          <w:szCs w:val="26"/>
        </w:rPr>
      </w:pPr>
      <w:bookmarkStart w:colFirst="0" w:colLast="0" w:name="_i63wbhaopru1" w:id="48"/>
      <w:bookmarkEnd w:id="48"/>
      <w:r w:rsidDel="00000000" w:rsidR="00000000" w:rsidRPr="00000000">
        <w:rPr>
          <w:b w:val="1"/>
          <w:bCs w:val="1"/>
          <w:i w:val="1"/>
          <w:iCs w:val="1"/>
          <w:color w:val="393939"/>
          <w:sz w:val="26"/>
          <w:szCs w:val="26"/>
          <w:rtl w:val="0"/>
        </w:rPr>
        <w:t xml:space="preserve">1200 Kč</w:t>
      </w:r>
    </w:p>
    <w:p w:rsidR="00000000" w:rsidDel="00000000" w:rsidP="00000000" w:rsidRDefault="00000000" w:rsidRPr="00000000" w14:paraId="000000C7">
      <w:pPr>
        <w:pStyle w:val="Heading3"/>
        <w:keepNext w:val="0"/>
        <w:keepLines w:val="0"/>
        <w:pBdr>
          <w:top w:color="auto" w:space="0" w:sz="0" w:val="none"/>
          <w:left w:color="auto" w:space="0" w:sz="0" w:val="none"/>
          <w:right w:color="auto" w:space="0" w:sz="0" w:val="none"/>
        </w:pBdr>
        <w:spacing w:after="0" w:before="0" w:line="391.2" w:lineRule="auto"/>
        <w:rPr>
          <w:b w:val="1"/>
          <w:bCs w:val="1"/>
          <w:i w:val="1"/>
          <w:iCs w:val="1"/>
          <w:color w:val="393939"/>
          <w:sz w:val="26"/>
          <w:szCs w:val="26"/>
        </w:rPr>
      </w:pPr>
      <w:bookmarkStart w:colFirst="0" w:colLast="0" w:name="_g3heaa73s0qt" w:id="49"/>
      <w:bookmarkEnd w:id="49"/>
      <w:r w:rsidDel="00000000" w:rsidR="00000000" w:rsidRPr="00000000">
        <w:rPr>
          <w:b w:val="1"/>
          <w:bCs w:val="1"/>
          <w:i w:val="1"/>
          <w:iCs w:val="1"/>
          <w:color w:val="393939"/>
          <w:sz w:val="26"/>
          <w:szCs w:val="26"/>
          <w:rtl w:val="0"/>
        </w:rPr>
        <w:t xml:space="preserve">Kontrolní návštěva/</w:t>
      </w:r>
    </w:p>
    <w:p w:rsidR="00000000" w:rsidDel="00000000" w:rsidP="00000000" w:rsidRDefault="00000000" w:rsidRPr="00000000" w14:paraId="000000C8">
      <w:pPr>
        <w:pStyle w:val="Heading3"/>
        <w:keepNext w:val="0"/>
        <w:keepLines w:val="0"/>
        <w:pBdr>
          <w:top w:color="auto" w:space="0" w:sz="0" w:val="none"/>
          <w:left w:color="auto" w:space="0" w:sz="0" w:val="none"/>
          <w:right w:color="auto" w:space="0" w:sz="0" w:val="none"/>
        </w:pBdr>
        <w:spacing w:after="0" w:before="0" w:line="391.2" w:lineRule="auto"/>
        <w:jc w:val="right"/>
        <w:rPr>
          <w:b w:val="1"/>
          <w:bCs w:val="1"/>
          <w:i w:val="1"/>
          <w:iCs w:val="1"/>
          <w:color w:val="393939"/>
          <w:sz w:val="26"/>
          <w:szCs w:val="26"/>
        </w:rPr>
      </w:pPr>
      <w:bookmarkStart w:colFirst="0" w:colLast="0" w:name="_1k71454kznx4" w:id="50"/>
      <w:bookmarkEnd w:id="50"/>
      <w:r w:rsidDel="00000000" w:rsidR="00000000" w:rsidRPr="00000000">
        <w:rPr>
          <w:b w:val="1"/>
          <w:bCs w:val="1"/>
          <w:i w:val="1"/>
          <w:iCs w:val="1"/>
          <w:color w:val="393939"/>
          <w:sz w:val="26"/>
          <w:szCs w:val="26"/>
          <w:rtl w:val="0"/>
        </w:rPr>
        <w:t xml:space="preserve">800 Kč/hod</w:t>
      </w:r>
    </w:p>
    <w:p w:rsidR="00000000" w:rsidDel="00000000" w:rsidP="00000000" w:rsidRDefault="00000000" w:rsidRPr="00000000" w14:paraId="000000C9">
      <w:pPr>
        <w:rPr/>
      </w:pPr>
      <w:r w:rsidDel="00000000" w:rsidR="00000000" w:rsidRPr="00000000">
        <w:rPr>
          <w:rtl w:val="0"/>
        </w:rPr>
        <w:t xml:space="preserve">Nosící poradenství </w:t>
        <w:tab/>
        <w:tab/>
        <w:tab/>
        <w:tab/>
        <w:tab/>
        <w:tab/>
        <w:tab/>
        <w:tab/>
        <w:tab/>
        <w:t xml:space="preserve">800/hod</w:t>
      </w:r>
      <w:r w:rsidDel="00000000" w:rsidR="00000000" w:rsidRPr="00000000">
        <w:rPr>
          <w:rtl w:val="0"/>
        </w:rPr>
      </w:r>
    </w:p>
    <w:p w:rsidR="00000000" w:rsidDel="00000000" w:rsidP="00000000" w:rsidRDefault="00000000" w:rsidRPr="00000000" w14:paraId="000000CA">
      <w:pPr>
        <w:pStyle w:val="Heading3"/>
        <w:keepNext w:val="0"/>
        <w:keepLines w:val="0"/>
        <w:pBdr>
          <w:top w:color="auto" w:space="0" w:sz="0" w:val="none"/>
          <w:left w:color="auto" w:space="0" w:sz="0" w:val="none"/>
          <w:right w:color="auto" w:space="0" w:sz="0" w:val="none"/>
        </w:pBdr>
        <w:spacing w:after="0" w:before="0" w:line="391.2" w:lineRule="auto"/>
        <w:rPr>
          <w:b w:val="1"/>
          <w:bCs w:val="1"/>
          <w:i w:val="1"/>
          <w:iCs w:val="1"/>
          <w:color w:val="393939"/>
          <w:sz w:val="26"/>
          <w:szCs w:val="26"/>
        </w:rPr>
      </w:pPr>
      <w:bookmarkStart w:colFirst="0" w:colLast="0" w:name="_utq78i16jiby" w:id="51"/>
      <w:bookmarkEnd w:id="51"/>
      <w:r w:rsidDel="00000000" w:rsidR="00000000" w:rsidRPr="00000000">
        <w:rPr>
          <w:rtl w:val="0"/>
        </w:rPr>
      </w:r>
    </w:p>
    <w:p w:rsidR="00000000" w:rsidDel="00000000" w:rsidP="00000000" w:rsidRDefault="00000000" w:rsidRPr="00000000" w14:paraId="000000CB">
      <w:pPr>
        <w:pStyle w:val="Heading3"/>
        <w:keepNext w:val="0"/>
        <w:keepLines w:val="0"/>
        <w:pBdr>
          <w:top w:color="auto" w:space="0" w:sz="0" w:val="none"/>
          <w:left w:color="auto" w:space="0" w:sz="0" w:val="none"/>
          <w:right w:color="auto" w:space="0" w:sz="0" w:val="none"/>
        </w:pBdr>
        <w:spacing w:after="0" w:before="0" w:line="391.2" w:lineRule="auto"/>
        <w:rPr>
          <w:b w:val="1"/>
          <w:bCs w:val="1"/>
          <w:i w:val="1"/>
          <w:iCs w:val="1"/>
          <w:color w:val="393939"/>
          <w:sz w:val="26"/>
          <w:szCs w:val="26"/>
        </w:rPr>
      </w:pPr>
      <w:bookmarkStart w:colFirst="0" w:colLast="0" w:name="_hzgfiaucy8qg" w:id="52"/>
      <w:bookmarkEnd w:id="52"/>
      <w:r w:rsidDel="00000000" w:rsidR="00000000" w:rsidRPr="00000000">
        <w:rPr>
          <w:b w:val="1"/>
          <w:bCs w:val="1"/>
          <w:i w:val="1"/>
          <w:iCs w:val="1"/>
          <w:color w:val="393939"/>
          <w:sz w:val="26"/>
          <w:szCs w:val="26"/>
          <w:rtl w:val="0"/>
        </w:rPr>
        <w:t xml:space="preserve">Pújčovné šátku/ odsávačky</w:t>
        <w:tab/>
        <w:tab/>
        <w:tab/>
        <w:tab/>
        <w:tab/>
        <w:tab/>
        <w:t xml:space="preserve">100 Kč/týden</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line="384.00000000000006" w:lineRule="auto"/>
        <w:rPr>
          <w:i w:val="1"/>
          <w:iCs w:val="1"/>
          <w:color w:val="666666"/>
        </w:rPr>
      </w:pPr>
      <w:r w:rsidDel="00000000" w:rsidR="00000000" w:rsidRPr="00000000">
        <w:rPr>
          <w:i w:val="1"/>
          <w:iCs w:val="1"/>
          <w:color w:val="666666"/>
          <w:rtl w:val="0"/>
        </w:rPr>
        <w:t xml:space="preserve">+ 1000 Kč vratná záloha</w:t>
      </w:r>
    </w:p>
    <w:p w:rsidR="00000000" w:rsidDel="00000000" w:rsidP="00000000" w:rsidRDefault="00000000" w:rsidRPr="00000000" w14:paraId="000000CD">
      <w:pPr>
        <w:pStyle w:val="Heading3"/>
        <w:keepNext w:val="0"/>
        <w:keepLines w:val="0"/>
        <w:pBdr>
          <w:top w:color="auto" w:space="0" w:sz="0" w:val="none"/>
          <w:left w:color="auto" w:space="0" w:sz="0" w:val="none"/>
          <w:right w:color="auto" w:space="0" w:sz="0" w:val="none"/>
        </w:pBdr>
        <w:spacing w:after="0" w:before="0" w:line="391.2" w:lineRule="auto"/>
        <w:rPr>
          <w:b w:val="1"/>
          <w:bCs w:val="1"/>
          <w:i w:val="1"/>
          <w:iCs w:val="1"/>
          <w:color w:val="393939"/>
          <w:sz w:val="26"/>
          <w:szCs w:val="26"/>
        </w:rPr>
      </w:pPr>
      <w:bookmarkStart w:colFirst="0" w:colLast="0" w:name="_gpto9c9k0rot" w:id="53"/>
      <w:bookmarkEnd w:id="53"/>
      <w:r w:rsidDel="00000000" w:rsidR="00000000" w:rsidRPr="00000000">
        <w:rPr>
          <w:b w:val="1"/>
          <w:bCs w:val="1"/>
          <w:i w:val="1"/>
          <w:iCs w:val="1"/>
          <w:color w:val="393939"/>
          <w:sz w:val="26"/>
          <w:szCs w:val="26"/>
          <w:rtl w:val="0"/>
        </w:rPr>
        <w:t xml:space="preserve">Online poradenství</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line="384.00000000000006" w:lineRule="auto"/>
        <w:rPr>
          <w:i w:val="1"/>
          <w:iCs w:val="1"/>
          <w:color w:val="666666"/>
        </w:rPr>
      </w:pPr>
      <w:r w:rsidDel="00000000" w:rsidR="00000000" w:rsidRPr="00000000">
        <w:rPr>
          <w:i w:val="1"/>
          <w:iCs w:val="1"/>
          <w:color w:val="666666"/>
          <w:rtl w:val="0"/>
        </w:rPr>
        <w:t xml:space="preserve">30 min</w:t>
      </w:r>
    </w:p>
    <w:p w:rsidR="00000000" w:rsidDel="00000000" w:rsidP="00000000" w:rsidRDefault="00000000" w:rsidRPr="00000000" w14:paraId="000000CF">
      <w:pPr>
        <w:pStyle w:val="Heading3"/>
        <w:keepNext w:val="0"/>
        <w:keepLines w:val="0"/>
        <w:pBdr>
          <w:top w:color="auto" w:space="0" w:sz="0" w:val="none"/>
          <w:left w:color="auto" w:space="0" w:sz="0" w:val="none"/>
          <w:right w:color="auto" w:space="0" w:sz="0" w:val="none"/>
        </w:pBdr>
        <w:spacing w:after="0" w:before="0" w:line="391.2" w:lineRule="auto"/>
        <w:jc w:val="right"/>
        <w:rPr>
          <w:b w:val="1"/>
          <w:bCs w:val="1"/>
          <w:i w:val="1"/>
          <w:iCs w:val="1"/>
          <w:color w:val="393939"/>
          <w:sz w:val="26"/>
          <w:szCs w:val="26"/>
        </w:rPr>
      </w:pPr>
      <w:bookmarkStart w:colFirst="0" w:colLast="0" w:name="_cblwstymdjcf" w:id="54"/>
      <w:bookmarkEnd w:id="54"/>
      <w:r w:rsidDel="00000000" w:rsidR="00000000" w:rsidRPr="00000000">
        <w:rPr>
          <w:b w:val="1"/>
          <w:bCs w:val="1"/>
          <w:i w:val="1"/>
          <w:iCs w:val="1"/>
          <w:color w:val="393939"/>
          <w:sz w:val="26"/>
          <w:szCs w:val="26"/>
          <w:rtl w:val="0"/>
        </w:rPr>
        <w:t xml:space="preserve">400 Kč</w:t>
      </w:r>
    </w:p>
    <w:p w:rsidR="00000000" w:rsidDel="00000000" w:rsidP="00000000" w:rsidRDefault="00000000" w:rsidRPr="00000000" w14:paraId="000000D0">
      <w:pPr>
        <w:pStyle w:val="Heading3"/>
        <w:keepNext w:val="0"/>
        <w:keepLines w:val="0"/>
        <w:pBdr>
          <w:top w:color="auto" w:space="0" w:sz="0" w:val="none"/>
          <w:left w:color="auto" w:space="0" w:sz="0" w:val="none"/>
          <w:right w:color="auto" w:space="0" w:sz="0" w:val="none"/>
        </w:pBdr>
        <w:spacing w:after="0" w:before="0" w:line="391.2" w:lineRule="auto"/>
        <w:rPr>
          <w:b w:val="1"/>
          <w:bCs w:val="1"/>
          <w:i w:val="1"/>
          <w:iCs w:val="1"/>
          <w:color w:val="393939"/>
          <w:sz w:val="26"/>
          <w:szCs w:val="26"/>
        </w:rPr>
      </w:pPr>
      <w:bookmarkStart w:colFirst="0" w:colLast="0" w:name="_yka2k136kxcu" w:id="55"/>
      <w:bookmarkEnd w:id="55"/>
      <w:r w:rsidDel="00000000" w:rsidR="00000000" w:rsidRPr="00000000">
        <w:rPr>
          <w:b w:val="1"/>
          <w:bCs w:val="1"/>
          <w:i w:val="1"/>
          <w:iCs w:val="1"/>
          <w:color w:val="393939"/>
          <w:sz w:val="26"/>
          <w:szCs w:val="26"/>
          <w:rtl w:val="0"/>
        </w:rPr>
        <w:t xml:space="preserve">Předporodní příprava</w:t>
        <w:tab/>
        <w:tab/>
        <w:tab/>
        <w:tab/>
        <w:tab/>
        <w:tab/>
        <w:tab/>
        <w:tab/>
        <w:t xml:space="preserve">2000 Kč</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line="384.00000000000006" w:lineRule="auto"/>
        <w:rPr>
          <w:i w:val="1"/>
          <w:iCs w:val="1"/>
          <w:color w:val="666666"/>
        </w:rPr>
      </w:pPr>
      <w:r w:rsidDel="00000000" w:rsidR="00000000" w:rsidRPr="00000000">
        <w:rPr>
          <w:i w:val="1"/>
          <w:iCs w:val="1"/>
          <w:color w:val="666666"/>
          <w:rtl w:val="0"/>
        </w:rPr>
        <w:t xml:space="preserve">120- 180 min</w:t>
      </w:r>
    </w:p>
    <w:p w:rsidR="00000000" w:rsidDel="00000000" w:rsidP="00000000" w:rsidRDefault="00000000" w:rsidRPr="00000000" w14:paraId="000000D2">
      <w:pPr>
        <w:pStyle w:val="Heading3"/>
        <w:keepNext w:val="0"/>
        <w:keepLines w:val="0"/>
        <w:pBdr>
          <w:top w:color="auto" w:space="0" w:sz="0" w:val="none"/>
          <w:left w:color="auto" w:space="0" w:sz="0" w:val="none"/>
          <w:right w:color="auto" w:space="0" w:sz="0" w:val="none"/>
        </w:pBdr>
        <w:spacing w:after="0" w:before="0" w:line="391.2" w:lineRule="auto"/>
        <w:jc w:val="right"/>
        <w:rPr>
          <w:b w:val="1"/>
          <w:bCs w:val="1"/>
          <w:i w:val="1"/>
          <w:iCs w:val="1"/>
          <w:color w:val="393939"/>
          <w:sz w:val="26"/>
          <w:szCs w:val="26"/>
        </w:rPr>
      </w:pPr>
      <w:bookmarkStart w:colFirst="0" w:colLast="0" w:name="_i7qo91rvf3og" w:id="56"/>
      <w:bookmarkEnd w:id="56"/>
      <w:r w:rsidDel="00000000" w:rsidR="00000000" w:rsidRPr="00000000">
        <w:rPr>
          <w:rtl w:val="0"/>
        </w:rPr>
      </w:r>
    </w:p>
    <w:p w:rsidR="00000000" w:rsidDel="00000000" w:rsidP="00000000" w:rsidRDefault="00000000" w:rsidRPr="00000000" w14:paraId="000000D3">
      <w:pPr>
        <w:pBdr>
          <w:top w:color="auto" w:space="0" w:sz="0" w:val="none"/>
          <w:left w:color="auto" w:space="0" w:sz="0" w:val="none"/>
          <w:right w:color="auto" w:space="0" w:sz="0" w:val="none"/>
        </w:pBdr>
        <w:spacing w:line="395.99999999999994" w:lineRule="auto"/>
        <w:jc w:val="center"/>
        <w:rPr>
          <w:i w:val="1"/>
          <w:iCs w:val="1"/>
          <w:color w:val="666666"/>
        </w:rPr>
      </w:pPr>
      <w:r w:rsidDel="00000000" w:rsidR="00000000" w:rsidRPr="00000000">
        <w:rPr>
          <w:i w:val="1"/>
          <w:iCs w:val="1"/>
          <w:color w:val="666666"/>
          <w:rtl w:val="0"/>
        </w:rPr>
        <w:t xml:space="preserve">Případné pomůcky při poradenství jsou v ceně</w:t>
      </w:r>
    </w:p>
    <w:p w:rsidR="00000000" w:rsidDel="00000000" w:rsidP="00000000" w:rsidRDefault="00000000" w:rsidRPr="00000000" w14:paraId="000000D4">
      <w:pPr>
        <w:pBdr>
          <w:top w:color="auto" w:space="0" w:sz="0" w:val="none"/>
          <w:left w:color="auto" w:space="0" w:sz="0" w:val="none"/>
          <w:right w:color="auto" w:space="0" w:sz="0" w:val="none"/>
        </w:pBdr>
        <w:spacing w:line="395.99999999999994" w:lineRule="auto"/>
        <w:jc w:val="center"/>
        <w:rPr>
          <w:i w:val="1"/>
          <w:iCs w:val="1"/>
          <w:color w:val="666666"/>
        </w:rPr>
      </w:pPr>
      <w:r w:rsidDel="00000000" w:rsidR="00000000" w:rsidRPr="00000000">
        <w:rPr>
          <w:i w:val="1"/>
          <w:iCs w:val="1"/>
          <w:color w:val="666666"/>
          <w:rtl w:val="0"/>
        </w:rPr>
        <w:t xml:space="preserve">Často se vyskytuji v Brandýse n/L a Čelákovicích, po dohodě možnost počítat dopravné odtud.</w:t>
      </w:r>
    </w:p>
    <w:p w:rsidR="00000000" w:rsidDel="00000000" w:rsidP="00000000" w:rsidRDefault="00000000" w:rsidRPr="00000000" w14:paraId="000000D5">
      <w:pPr>
        <w:pBdr>
          <w:top w:color="auto" w:space="0" w:sz="0" w:val="none"/>
          <w:left w:color="auto" w:space="0" w:sz="0" w:val="none"/>
          <w:right w:color="auto" w:space="0" w:sz="0" w:val="none"/>
        </w:pBdr>
        <w:spacing w:line="395.99999999999994" w:lineRule="auto"/>
        <w:jc w:val="center"/>
        <w:rPr>
          <w:i w:val="1"/>
          <w:iCs w:val="1"/>
          <w:color w:val="666666"/>
        </w:rPr>
      </w:pPr>
      <w:r w:rsidDel="00000000" w:rsidR="00000000" w:rsidRPr="00000000">
        <w:rPr>
          <w:i w:val="1"/>
          <w:iCs w:val="1"/>
          <w:color w:val="666666"/>
          <w:rtl w:val="0"/>
        </w:rPr>
        <w:t xml:space="preserve">V tíživé životní situaci nabízím možnost dohodnout se na laktačním poradenství pouze za cenu nákladů na cestu</w:t>
      </w:r>
    </w:p>
    <w:p w:rsidR="00000000" w:rsidDel="00000000" w:rsidP="00000000" w:rsidRDefault="00000000" w:rsidRPr="00000000" w14:paraId="000000D6">
      <w:pPr>
        <w:pStyle w:val="Heading3"/>
        <w:keepNext w:val="0"/>
        <w:keepLines w:val="0"/>
        <w:pBdr>
          <w:top w:color="auto" w:space="0" w:sz="0" w:val="none"/>
          <w:left w:color="auto" w:space="0" w:sz="0" w:val="none"/>
          <w:right w:color="auto" w:space="0" w:sz="0" w:val="none"/>
        </w:pBdr>
        <w:spacing w:after="0" w:before="0" w:line="360" w:lineRule="auto"/>
        <w:jc w:val="center"/>
        <w:rPr>
          <w:rFonts w:ascii="Times New Roman" w:cs="Times New Roman" w:eastAsia="Times New Roman" w:hAnsi="Times New Roman"/>
          <w:i w:val="1"/>
          <w:iCs w:val="1"/>
          <w:color w:val="9d9d9d"/>
          <w:sz w:val="23"/>
          <w:szCs w:val="23"/>
        </w:rPr>
      </w:pPr>
      <w:bookmarkStart w:colFirst="0" w:colLast="0" w:name="_p3ksmctt6fs4" w:id="57"/>
      <w:bookmarkEnd w:id="57"/>
      <w:r w:rsidDel="00000000" w:rsidR="00000000" w:rsidRPr="00000000">
        <w:rPr>
          <w:rFonts w:ascii="Times New Roman" w:cs="Times New Roman" w:eastAsia="Times New Roman" w:hAnsi="Times New Roman"/>
          <w:i w:val="1"/>
          <w:iCs w:val="1"/>
          <w:color w:val="9d9d9d"/>
          <w:sz w:val="23"/>
          <w:szCs w:val="23"/>
          <w:rtl w:val="0"/>
        </w:rPr>
        <w:t xml:space="preserve">Služby Laktačního poradenství je možné zpětně proplatit u některých zdravotních pojišťoven, například VZP nově v roce 2024 přispívá částkou až 5000 Kč. V případě zájmu se informujte u Vaší zdravotní pojišťovny.</w:t>
      </w:r>
    </w:p>
    <w:p w:rsidR="00000000" w:rsidDel="00000000" w:rsidP="00000000" w:rsidRDefault="00000000" w:rsidRPr="00000000" w14:paraId="000000D7">
      <w:pPr>
        <w:spacing w:line="444.00000000000006" w:lineRule="auto"/>
        <w:jc w:val="left"/>
        <w:rPr>
          <w:i w:val="1"/>
          <w:iCs w:val="1"/>
          <w:sz w:val="23"/>
          <w:szCs w:val="23"/>
        </w:rPr>
      </w:pPr>
      <w:r w:rsidDel="00000000" w:rsidR="00000000" w:rsidRPr="00000000">
        <w:rPr>
          <w:rtl w:val="0"/>
        </w:rPr>
      </w:r>
    </w:p>
    <w:p w:rsidR="00000000" w:rsidDel="00000000" w:rsidP="00000000" w:rsidRDefault="00000000" w:rsidRPr="00000000" w14:paraId="000000D8">
      <w:pPr>
        <w:spacing w:line="395.99999999999994" w:lineRule="auto"/>
        <w:jc w:val="center"/>
        <w:rPr>
          <w:i w:val="1"/>
          <w:iCs w:val="1"/>
          <w:color w:val="1155cc"/>
          <w:sz w:val="2"/>
          <w:szCs w:val="2"/>
          <w:u w:val="single"/>
        </w:rPr>
      </w:pPr>
      <w:r w:rsidDel="00000000" w:rsidR="00000000" w:rsidRPr="00000000">
        <w:rPr>
          <w:i w:val="1"/>
          <w:iCs w:val="1"/>
          <w:sz w:val="2"/>
          <w:szCs w:val="2"/>
          <w:rtl w:val="0"/>
        </w:rPr>
        <w:t xml:space="preserve">Vytvořeno službou </w:t>
      </w:r>
      <w:hyperlink r:id="rId7">
        <w:r w:rsidDel="00000000" w:rsidR="00000000" w:rsidRPr="00000000">
          <w:rPr>
            <w:i w:val="1"/>
            <w:iCs w:val="1"/>
            <w:color w:val="1155cc"/>
            <w:sz w:val="2"/>
            <w:szCs w:val="2"/>
            <w:u w:val="single"/>
            <w:rtl w:val="0"/>
          </w:rPr>
          <w:t xml:space="preserve">Webnode</w:t>
        </w:r>
      </w:hyperlink>
      <w:r w:rsidDel="00000000" w:rsidR="00000000" w:rsidRPr="00000000">
        <w:rPr>
          <w:i w:val="1"/>
          <w:iCs w:val="1"/>
          <w:sz w:val="2"/>
          <w:szCs w:val="2"/>
          <w:rtl w:val="0"/>
        </w:rPr>
        <w:t xml:space="preserve"> </w:t>
      </w:r>
      <w:hyperlink r:id="rId8">
        <w:r w:rsidDel="00000000" w:rsidR="00000000" w:rsidRPr="00000000">
          <w:rPr>
            <w:i w:val="1"/>
            <w:iCs w:val="1"/>
            <w:color w:val="1155cc"/>
            <w:sz w:val="2"/>
            <w:szCs w:val="2"/>
            <w:u w:val="single"/>
            <w:rtl w:val="0"/>
          </w:rPr>
          <w:t xml:space="preserve">Cookies</w:t>
        </w:r>
      </w:hyperlink>
      <w:r w:rsidDel="00000000" w:rsidR="00000000" w:rsidRPr="00000000">
        <w:rPr>
          <w:rtl w:val="0"/>
        </w:rPr>
      </w:r>
    </w:p>
    <w:p w:rsidR="00000000" w:rsidDel="00000000" w:rsidP="00000000" w:rsidRDefault="00000000" w:rsidRPr="00000000" w14:paraId="000000D9">
      <w:pPr>
        <w:spacing w:line="360" w:lineRule="auto"/>
        <w:rPr>
          <w:i w:val="1"/>
          <w:iCs w:val="1"/>
          <w:color w:val="ffffff"/>
          <w:shd w:fill="11a4ff" w:val="clear"/>
        </w:rPr>
      </w:pPr>
      <w:r w:rsidDel="00000000" w:rsidR="00000000" w:rsidRPr="00000000">
        <w:fldChar w:fldCharType="begin"/>
        <w:instrText xml:space="preserve"> HYPERLINK "https://www.webnode.com/cs/?utm_source=text&amp;utm_medium=footer&amp;utm_content=wnd2_blue_bottom_button&amp;utm_campaign=signature" </w:instrText>
        <w:fldChar w:fldCharType="separate"/>
      </w:r>
      <w:r w:rsidDel="00000000" w:rsidR="00000000" w:rsidRPr="00000000">
        <w:rPr>
          <w:rtl w:val="0"/>
        </w:rPr>
      </w:r>
    </w:p>
    <w:p w:rsidR="00000000" w:rsidDel="00000000" w:rsidP="00000000" w:rsidRDefault="00000000" w:rsidRPr="00000000" w14:paraId="000000DA">
      <w:pPr>
        <w:spacing w:line="360" w:lineRule="auto"/>
        <w:jc w:val="center"/>
        <w:rPr>
          <w:i w:val="1"/>
          <w:iCs w:val="1"/>
          <w:color w:val="1155cc"/>
          <w:shd w:fill="11a4ff" w:val="clear"/>
        </w:rPr>
      </w:pPr>
      <w:r w:rsidDel="00000000" w:rsidR="00000000" w:rsidRPr="00000000">
        <w:fldChar w:fldCharType="end"/>
      </w:r>
      <w:r w:rsidDel="00000000" w:rsidR="00000000" w:rsidRPr="00000000">
        <w:fldChar w:fldCharType="begin"/>
        <w:instrText xml:space="preserve"> HYPERLINK "https://www.webnode.com/cs/?utm_source=text&amp;utm_medium=footer&amp;utm_content=wnd2_blue_bottom_button&amp;utm_campaign=signature" </w:instrText>
        <w:fldChar w:fldCharType="separate"/>
      </w:r>
      <w:r w:rsidDel="00000000" w:rsidR="00000000" w:rsidRPr="00000000">
        <w:rPr>
          <w:rtl w:val="0"/>
        </w:rPr>
      </w:r>
    </w:p>
    <w:p w:rsidR="00000000" w:rsidDel="00000000" w:rsidP="00000000" w:rsidRDefault="00000000" w:rsidRPr="00000000" w14:paraId="000000DB">
      <w:pPr>
        <w:rPr>
          <w:i w:val="1"/>
          <w:iCs w:val="1"/>
        </w:rPr>
      </w:pPr>
      <w:r w:rsidDel="00000000" w:rsidR="00000000" w:rsidRPr="00000000">
        <w:fldChar w:fldCharType="end"/>
      </w:r>
      <w:r w:rsidDel="00000000" w:rsidR="00000000" w:rsidRPr="00000000">
        <w:rPr>
          <w:rtl w:val="0"/>
        </w:rPr>
      </w:r>
    </w:p>
    <w:p w:rsidR="00000000" w:rsidDel="00000000" w:rsidP="00000000" w:rsidRDefault="00000000" w:rsidRPr="00000000" w14:paraId="000000DC">
      <w:pPr>
        <w:pStyle w:val="Heading1"/>
        <w:rPr/>
      </w:pPr>
      <w:bookmarkStart w:colFirst="0" w:colLast="0" w:name="_2s3ojwuw4ywv" w:id="58"/>
      <w:bookmarkEnd w:id="58"/>
      <w:r w:rsidDel="00000000" w:rsidR="00000000" w:rsidRPr="00000000">
        <w:rPr>
          <w:rtl w:val="0"/>
        </w:rPr>
      </w:r>
    </w:p>
    <w:p w:rsidR="00000000" w:rsidDel="00000000" w:rsidP="00000000" w:rsidRDefault="00000000" w:rsidRPr="00000000" w14:paraId="000000DD">
      <w:pPr>
        <w:pStyle w:val="Heading1"/>
        <w:rPr/>
      </w:pPr>
      <w:bookmarkStart w:colFirst="0" w:colLast="0" w:name="_e32zybr2ohww" w:id="59"/>
      <w:bookmarkEnd w:id="59"/>
      <w:r w:rsidDel="00000000" w:rsidR="00000000" w:rsidRPr="00000000">
        <w:rPr>
          <w:rtl w:val="0"/>
        </w:rPr>
        <w:t xml:space="preserve">Kurzy a školení</w:t>
      </w:r>
    </w:p>
    <w:p w:rsidR="00000000" w:rsidDel="00000000" w:rsidP="00000000" w:rsidRDefault="00000000" w:rsidRPr="00000000" w14:paraId="000000DE">
      <w:pPr>
        <w:pStyle w:val="Heading3"/>
        <w:keepNext w:val="0"/>
        <w:keepLines w:val="0"/>
        <w:pBdr>
          <w:top w:color="auto" w:space="0" w:sz="0" w:val="none"/>
          <w:left w:color="auto" w:space="0" w:sz="0" w:val="none"/>
          <w:right w:color="auto" w:space="0" w:sz="0" w:val="none"/>
        </w:pBdr>
        <w:spacing w:after="0" w:before="0" w:line="360" w:lineRule="auto"/>
        <w:rPr>
          <w:rFonts w:ascii="Times New Roman" w:cs="Times New Roman" w:eastAsia="Times New Roman" w:hAnsi="Times New Roman"/>
          <w:b w:val="1"/>
          <w:bCs w:val="1"/>
          <w:color w:val="000000"/>
          <w:sz w:val="26"/>
          <w:szCs w:val="26"/>
        </w:rPr>
      </w:pPr>
      <w:bookmarkStart w:colFirst="0" w:colLast="0" w:name="_w4dp9183unw9" w:id="60"/>
      <w:bookmarkEnd w:id="60"/>
      <w:r w:rsidDel="00000000" w:rsidR="00000000" w:rsidRPr="00000000">
        <w:rPr>
          <w:rFonts w:ascii="Times New Roman" w:cs="Times New Roman" w:eastAsia="Times New Roman" w:hAnsi="Times New Roman"/>
          <w:b w:val="1"/>
          <w:bCs w:val="1"/>
          <w:color w:val="000000"/>
          <w:sz w:val="26"/>
          <w:szCs w:val="26"/>
          <w:rtl w:val="0"/>
        </w:rPr>
        <w:t xml:space="preserve">V laktační poradenství i biodynamice se pravidelně vzdělávám a neustále si rozšiřuji svoje znalosti.</w:t>
      </w:r>
    </w:p>
    <w:p w:rsidR="00000000" w:rsidDel="00000000" w:rsidP="00000000" w:rsidRDefault="00000000" w:rsidRPr="00000000" w14:paraId="000000DF">
      <w:pPr>
        <w:pStyle w:val="Heading3"/>
        <w:keepNext w:val="0"/>
        <w:keepLines w:val="0"/>
        <w:pBdr>
          <w:top w:color="auto" w:space="0" w:sz="0" w:val="none"/>
          <w:left w:color="auto" w:space="0" w:sz="0" w:val="none"/>
          <w:right w:color="auto" w:space="0" w:sz="0" w:val="none"/>
        </w:pBdr>
        <w:spacing w:after="0" w:before="0" w:line="360" w:lineRule="auto"/>
        <w:rPr>
          <w:rFonts w:ascii="Times New Roman" w:cs="Times New Roman" w:eastAsia="Times New Roman" w:hAnsi="Times New Roman"/>
          <w:color w:val="000000"/>
          <w:sz w:val="33"/>
          <w:szCs w:val="33"/>
        </w:rPr>
      </w:pPr>
      <w:bookmarkStart w:colFirst="0" w:colLast="0" w:name="_bk871g81ft8r" w:id="61"/>
      <w:bookmarkEnd w:id="61"/>
      <w:r w:rsidDel="00000000" w:rsidR="00000000" w:rsidRPr="00000000">
        <w:rPr>
          <w:rFonts w:ascii="Times New Roman" w:cs="Times New Roman" w:eastAsia="Times New Roman" w:hAnsi="Times New Roman"/>
          <w:color w:val="000000"/>
          <w:sz w:val="33"/>
          <w:szCs w:val="33"/>
          <w:rtl w:val="0"/>
        </w:rPr>
        <w:t xml:space="preserve">2021- nosící kurz Mamila, o.z.</w:t>
      </w:r>
    </w:p>
    <w:p w:rsidR="00000000" w:rsidDel="00000000" w:rsidP="00000000" w:rsidRDefault="00000000" w:rsidRPr="00000000" w14:paraId="000000E0">
      <w:pPr>
        <w:pStyle w:val="Heading3"/>
        <w:keepNext w:val="0"/>
        <w:keepLines w:val="0"/>
        <w:pBdr>
          <w:top w:color="auto" w:space="0" w:sz="0" w:val="none"/>
          <w:left w:color="auto" w:space="0" w:sz="0" w:val="none"/>
          <w:right w:color="auto" w:space="0" w:sz="0" w:val="none"/>
        </w:pBdr>
        <w:spacing w:after="0" w:before="0" w:line="360" w:lineRule="auto"/>
        <w:rPr>
          <w:rFonts w:ascii="Times New Roman" w:cs="Times New Roman" w:eastAsia="Times New Roman" w:hAnsi="Times New Roman"/>
          <w:color w:val="000000"/>
          <w:sz w:val="33"/>
          <w:szCs w:val="33"/>
        </w:rPr>
      </w:pPr>
      <w:bookmarkStart w:colFirst="0" w:colLast="0" w:name="_8c3mz8nhuo60" w:id="62"/>
      <w:bookmarkEnd w:id="62"/>
      <w:r w:rsidDel="00000000" w:rsidR="00000000" w:rsidRPr="00000000">
        <w:rPr>
          <w:rFonts w:ascii="Times New Roman" w:cs="Times New Roman" w:eastAsia="Times New Roman" w:hAnsi="Times New Roman"/>
          <w:color w:val="000000"/>
          <w:sz w:val="33"/>
          <w:szCs w:val="33"/>
          <w:rtl w:val="0"/>
        </w:rPr>
        <w:t xml:space="preserve">2021- 2022 - základní kurz laktačního poradenství Mamila, o.z.</w:t>
      </w:r>
    </w:p>
    <w:p w:rsidR="00000000" w:rsidDel="00000000" w:rsidP="00000000" w:rsidRDefault="00000000" w:rsidRPr="00000000" w14:paraId="000000E1">
      <w:pPr>
        <w:pStyle w:val="Heading3"/>
        <w:keepNext w:val="0"/>
        <w:keepLines w:val="0"/>
        <w:pBdr>
          <w:top w:color="auto" w:space="0" w:sz="0" w:val="none"/>
          <w:left w:color="auto" w:space="0" w:sz="0" w:val="none"/>
          <w:right w:color="auto" w:space="0" w:sz="0" w:val="none"/>
        </w:pBdr>
        <w:spacing w:after="0" w:before="0" w:line="360" w:lineRule="auto"/>
        <w:rPr>
          <w:rFonts w:ascii="Times New Roman" w:cs="Times New Roman" w:eastAsia="Times New Roman" w:hAnsi="Times New Roman"/>
          <w:color w:val="000000"/>
          <w:sz w:val="33"/>
          <w:szCs w:val="33"/>
        </w:rPr>
      </w:pPr>
      <w:bookmarkStart w:colFirst="0" w:colLast="0" w:name="_l8n3z66hvc21" w:id="63"/>
      <w:bookmarkEnd w:id="63"/>
      <w:r w:rsidDel="00000000" w:rsidR="00000000" w:rsidRPr="00000000">
        <w:rPr>
          <w:rFonts w:ascii="Times New Roman" w:cs="Times New Roman" w:eastAsia="Times New Roman" w:hAnsi="Times New Roman"/>
          <w:color w:val="000000"/>
          <w:sz w:val="33"/>
          <w:szCs w:val="33"/>
          <w:rtl w:val="0"/>
        </w:rPr>
        <w:t xml:space="preserve">2023- pokročilý kurz Mamila, o.z. a kurz Jak vychovávat nejen kojené děti - vztahová vazba</w:t>
      </w:r>
    </w:p>
    <w:p w:rsidR="00000000" w:rsidDel="00000000" w:rsidP="00000000" w:rsidRDefault="00000000" w:rsidRPr="00000000" w14:paraId="000000E2">
      <w:pPr>
        <w:pStyle w:val="Heading3"/>
        <w:keepNext w:val="0"/>
        <w:keepLines w:val="0"/>
        <w:pBdr>
          <w:top w:color="auto" w:space="0" w:sz="0" w:val="none"/>
          <w:left w:color="auto" w:space="0" w:sz="0" w:val="none"/>
          <w:right w:color="auto" w:space="0" w:sz="0" w:val="none"/>
        </w:pBdr>
        <w:spacing w:after="0" w:before="0" w:line="360" w:lineRule="auto"/>
        <w:rPr>
          <w:rFonts w:ascii="Times New Roman" w:cs="Times New Roman" w:eastAsia="Times New Roman" w:hAnsi="Times New Roman"/>
          <w:color w:val="000000"/>
          <w:sz w:val="33"/>
          <w:szCs w:val="33"/>
        </w:rPr>
      </w:pPr>
      <w:bookmarkStart w:colFirst="0" w:colLast="0" w:name="_bxc5mnsipp7r" w:id="64"/>
      <w:bookmarkEnd w:id="64"/>
      <w:r w:rsidDel="00000000" w:rsidR="00000000" w:rsidRPr="00000000">
        <w:rPr>
          <w:rFonts w:ascii="Times New Roman" w:cs="Times New Roman" w:eastAsia="Times New Roman" w:hAnsi="Times New Roman"/>
          <w:color w:val="000000"/>
          <w:sz w:val="33"/>
          <w:szCs w:val="33"/>
          <w:rtl w:val="0"/>
        </w:rPr>
        <w:t xml:space="preserve">2023- kurz- Symptotermální metoda (STM)-ne/plodné období po porodu- Cenap.cz</w:t>
      </w:r>
    </w:p>
    <w:p w:rsidR="00000000" w:rsidDel="00000000" w:rsidP="00000000" w:rsidRDefault="00000000" w:rsidRPr="00000000" w14:paraId="000000E3">
      <w:pPr>
        <w:pStyle w:val="Heading3"/>
        <w:keepNext w:val="0"/>
        <w:keepLines w:val="0"/>
        <w:pBdr>
          <w:top w:color="auto" w:space="0" w:sz="0" w:val="none"/>
          <w:left w:color="auto" w:space="0" w:sz="0" w:val="none"/>
          <w:right w:color="auto" w:space="0" w:sz="0" w:val="none"/>
        </w:pBdr>
        <w:spacing w:after="0" w:before="0" w:line="360" w:lineRule="auto"/>
        <w:rPr>
          <w:rFonts w:ascii="Times New Roman" w:cs="Times New Roman" w:eastAsia="Times New Roman" w:hAnsi="Times New Roman"/>
          <w:color w:val="000000"/>
          <w:sz w:val="33"/>
          <w:szCs w:val="33"/>
        </w:rPr>
      </w:pPr>
      <w:bookmarkStart w:colFirst="0" w:colLast="0" w:name="_qrkd49eykoz9" w:id="65"/>
      <w:bookmarkEnd w:id="65"/>
      <w:r w:rsidDel="00000000" w:rsidR="00000000" w:rsidRPr="00000000">
        <w:rPr>
          <w:rFonts w:ascii="Times New Roman" w:cs="Times New Roman" w:eastAsia="Times New Roman" w:hAnsi="Times New Roman"/>
          <w:color w:val="000000"/>
          <w:sz w:val="33"/>
          <w:szCs w:val="33"/>
          <w:rtl w:val="0"/>
        </w:rPr>
        <w:t xml:space="preserve">2024- pokročilý kurz Mamila, o.z.</w:t>
      </w:r>
    </w:p>
    <w:p w:rsidR="00000000" w:rsidDel="00000000" w:rsidP="00000000" w:rsidRDefault="00000000" w:rsidRPr="00000000" w14:paraId="000000E4">
      <w:pPr>
        <w:pStyle w:val="Heading3"/>
        <w:keepNext w:val="0"/>
        <w:keepLines w:val="0"/>
        <w:pBdr>
          <w:top w:color="auto" w:space="0" w:sz="0" w:val="none"/>
          <w:left w:color="auto" w:space="0" w:sz="0" w:val="none"/>
          <w:right w:color="auto" w:space="0" w:sz="0" w:val="none"/>
        </w:pBdr>
        <w:spacing w:after="0" w:before="0" w:line="360" w:lineRule="auto"/>
        <w:rPr>
          <w:rFonts w:ascii="Times New Roman" w:cs="Times New Roman" w:eastAsia="Times New Roman" w:hAnsi="Times New Roman"/>
          <w:color w:val="000000"/>
          <w:sz w:val="33"/>
          <w:szCs w:val="33"/>
        </w:rPr>
      </w:pPr>
      <w:bookmarkStart w:colFirst="0" w:colLast="0" w:name="_tu7nj9cm6zoc" w:id="66"/>
      <w:bookmarkEnd w:id="66"/>
      <w:r w:rsidDel="00000000" w:rsidR="00000000" w:rsidRPr="00000000">
        <w:rPr>
          <w:rFonts w:ascii="Times New Roman" w:cs="Times New Roman" w:eastAsia="Times New Roman" w:hAnsi="Times New Roman"/>
          <w:color w:val="000000"/>
          <w:sz w:val="33"/>
          <w:szCs w:val="33"/>
          <w:rtl w:val="0"/>
        </w:rPr>
        <w:t xml:space="preserve">2024- minikurz kvantování s Andreou Máčalíkovou</w:t>
      </w:r>
    </w:p>
    <w:p w:rsidR="00000000" w:rsidDel="00000000" w:rsidP="00000000" w:rsidRDefault="00000000" w:rsidRPr="00000000" w14:paraId="000000E5">
      <w:pPr>
        <w:pStyle w:val="Heading3"/>
        <w:keepNext w:val="0"/>
        <w:keepLines w:val="0"/>
        <w:pBdr>
          <w:top w:color="auto" w:space="0" w:sz="0" w:val="none"/>
          <w:left w:color="auto" w:space="0" w:sz="0" w:val="none"/>
          <w:right w:color="auto" w:space="0" w:sz="0" w:val="none"/>
        </w:pBdr>
        <w:spacing w:after="0" w:before="0" w:line="360" w:lineRule="auto"/>
        <w:rPr>
          <w:rFonts w:ascii="Times New Roman" w:cs="Times New Roman" w:eastAsia="Times New Roman" w:hAnsi="Times New Roman"/>
          <w:color w:val="000000"/>
          <w:sz w:val="33"/>
          <w:szCs w:val="33"/>
        </w:rPr>
      </w:pPr>
      <w:bookmarkStart w:colFirst="0" w:colLast="0" w:name="_1k4rwdhfg8y9" w:id="67"/>
      <w:bookmarkEnd w:id="67"/>
      <w:r w:rsidDel="00000000" w:rsidR="00000000" w:rsidRPr="00000000">
        <w:rPr>
          <w:rFonts w:ascii="Times New Roman" w:cs="Times New Roman" w:eastAsia="Times New Roman" w:hAnsi="Times New Roman"/>
          <w:color w:val="000000"/>
          <w:sz w:val="33"/>
          <w:szCs w:val="33"/>
          <w:rtl w:val="0"/>
        </w:rPr>
        <w:t xml:space="preserve">2024- kurz Co to jsou Bachovy květové esence s Martinou Taubrovou</w:t>
      </w:r>
    </w:p>
    <w:p w:rsidR="00000000" w:rsidDel="00000000" w:rsidP="00000000" w:rsidRDefault="00000000" w:rsidRPr="00000000" w14:paraId="000000E6">
      <w:pPr>
        <w:pStyle w:val="Heading3"/>
        <w:keepNext w:val="0"/>
        <w:keepLines w:val="0"/>
        <w:pBdr>
          <w:top w:color="auto" w:space="0" w:sz="0" w:val="none"/>
          <w:left w:color="auto" w:space="0" w:sz="0" w:val="none"/>
          <w:right w:color="auto" w:space="0" w:sz="0" w:val="none"/>
        </w:pBdr>
        <w:spacing w:after="0" w:before="0" w:line="360" w:lineRule="auto"/>
        <w:rPr>
          <w:rFonts w:ascii="Times New Roman" w:cs="Times New Roman" w:eastAsia="Times New Roman" w:hAnsi="Times New Roman"/>
          <w:color w:val="000000"/>
          <w:sz w:val="33"/>
          <w:szCs w:val="33"/>
        </w:rPr>
      </w:pPr>
      <w:bookmarkStart w:colFirst="0" w:colLast="0" w:name="_my5cc1v58up0" w:id="68"/>
      <w:bookmarkEnd w:id="68"/>
      <w:r w:rsidDel="00000000" w:rsidR="00000000" w:rsidRPr="00000000">
        <w:rPr>
          <w:rFonts w:ascii="Times New Roman" w:cs="Times New Roman" w:eastAsia="Times New Roman" w:hAnsi="Times New Roman"/>
          <w:color w:val="000000"/>
          <w:sz w:val="33"/>
          <w:szCs w:val="33"/>
          <w:rtl w:val="0"/>
        </w:rPr>
        <w:t xml:space="preserve">2024- webinář DJTL- Příliš citlivý život (hypersenzitivita a její projevy)</w:t>
      </w:r>
    </w:p>
    <w:p w:rsidR="00000000" w:rsidDel="00000000" w:rsidP="00000000" w:rsidRDefault="00000000" w:rsidRPr="00000000" w14:paraId="000000E7">
      <w:pPr>
        <w:pStyle w:val="Heading3"/>
        <w:keepNext w:val="0"/>
        <w:keepLines w:val="0"/>
        <w:pBdr>
          <w:top w:color="auto" w:space="0" w:sz="0" w:val="none"/>
          <w:left w:color="auto" w:space="0" w:sz="0" w:val="none"/>
          <w:right w:color="auto" w:space="0" w:sz="0" w:val="none"/>
        </w:pBdr>
        <w:spacing w:after="0" w:before="0" w:line="360" w:lineRule="auto"/>
        <w:rPr>
          <w:rFonts w:ascii="Times New Roman" w:cs="Times New Roman" w:eastAsia="Times New Roman" w:hAnsi="Times New Roman"/>
          <w:color w:val="000000"/>
          <w:sz w:val="33"/>
          <w:szCs w:val="33"/>
        </w:rPr>
      </w:pPr>
      <w:bookmarkStart w:colFirst="0" w:colLast="0" w:name="_wlejvzpc7qwk" w:id="69"/>
      <w:bookmarkEnd w:id="69"/>
      <w:r w:rsidDel="00000000" w:rsidR="00000000" w:rsidRPr="00000000">
        <w:rPr>
          <w:rFonts w:ascii="Times New Roman" w:cs="Times New Roman" w:eastAsia="Times New Roman" w:hAnsi="Times New Roman"/>
          <w:color w:val="000000"/>
          <w:sz w:val="33"/>
          <w:szCs w:val="33"/>
          <w:rtl w:val="0"/>
        </w:rPr>
        <w:t xml:space="preserve">2024-2025 - Základní kurz kraniosakrální biodynamiky - Škola vědomého doteku- Michaela Lamana Mazáčová</w:t>
      </w:r>
    </w:p>
    <w:p w:rsidR="00000000" w:rsidDel="00000000" w:rsidP="00000000" w:rsidRDefault="00000000" w:rsidRPr="00000000" w14:paraId="000000E8">
      <w:pPr>
        <w:rPr/>
      </w:pPr>
      <w:r w:rsidDel="00000000" w:rsidR="00000000" w:rsidRPr="00000000">
        <w:rPr>
          <w:rtl w:val="0"/>
        </w:rPr>
        <w:t xml:space="preserve">2025- pokročilý kurz Mamila, o.z.</w:t>
      </w: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33"/>
          <w:szCs w:val="33"/>
        </w:rPr>
      </w:pPr>
      <w:r w:rsidDel="00000000" w:rsidR="00000000" w:rsidRPr="00000000">
        <w:rPr>
          <w:rtl w:val="0"/>
        </w:rPr>
        <w:t xml:space="preserve">2025-2026- Pokročilý kurz  </w:t>
      </w:r>
      <w:r w:rsidDel="00000000" w:rsidR="00000000" w:rsidRPr="00000000">
        <w:rPr>
          <w:rFonts w:ascii="Times New Roman" w:cs="Times New Roman" w:eastAsia="Times New Roman" w:hAnsi="Times New Roman"/>
          <w:sz w:val="33"/>
          <w:szCs w:val="33"/>
          <w:rtl w:val="0"/>
        </w:rPr>
        <w:t xml:space="preserve">kraniosakrální biodynamiky - Škola vědomého doteku- Michaela Lamana Mazáčová</w:t>
      </w:r>
    </w:p>
    <w:p w:rsidR="00000000" w:rsidDel="00000000" w:rsidP="00000000" w:rsidRDefault="00000000" w:rsidRPr="00000000" w14:paraId="000000EA">
      <w:pPr>
        <w:rPr>
          <w:rFonts w:ascii="Times New Roman" w:cs="Times New Roman" w:eastAsia="Times New Roman" w:hAnsi="Times New Roman"/>
          <w:sz w:val="33"/>
          <w:szCs w:val="33"/>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FAQ:</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666666"/>
          <w:sz w:val="29"/>
          <w:szCs w:val="29"/>
          <w:rtl w:val="0"/>
        </w:rPr>
        <w:t xml:space="preserve">Jaká je nejlepší poloha na kojení?</w:t>
      </w:r>
    </w:p>
    <w:p w:rsidR="00000000" w:rsidDel="00000000" w:rsidP="00000000" w:rsidRDefault="00000000" w:rsidRPr="00000000" w14:paraId="000000EF">
      <w:pPr>
        <w:pBdr>
          <w:top w:color="auto" w:space="0" w:sz="0" w:val="none"/>
          <w:left w:color="auto" w:space="0" w:sz="0" w:val="none"/>
          <w:right w:color="auto" w:space="0" w:sz="0" w:val="none"/>
        </w:pBdr>
        <w:rPr>
          <w:color w:val="393939"/>
          <w:sz w:val="29"/>
          <w:szCs w:val="29"/>
          <w:u w:val="single"/>
        </w:rPr>
      </w:pPr>
      <w:r w:rsidDel="00000000" w:rsidR="00000000" w:rsidRPr="00000000">
        <w:rPr>
          <w:color w:val="666666"/>
          <w:sz w:val="29"/>
          <w:szCs w:val="29"/>
          <w:rtl w:val="0"/>
        </w:rPr>
        <w:t xml:space="preserve">Důležitější než poloha je přisátí miminka. Správné přisátí je asymetrické a hluboké. Asymetrické znamená, že je miminko přisáté odspodu, bradavka směřuje do horního podnebí, miminko má zabořenou bradičku hluboko v prsu, nos má volný cca na jeden prst. Z Vašeho pohledu bude vidět část dvorce shora, tvářičky se budou dotýkat rovnoměrně. Pusinka by měla být doširoka otevřená, rtíky ohrnuté, miminko bude v prsu tak hluboko, že neuvidíte jeho koutky. Doporučuji shlédnout videa, která jsou na www.mamila.sk k dispozici. Nebojte se vystlat polštáři, aby pro Vás byla poloha co nejvíc příjemná. Miminka se nejlépe daří přisát v kontaktu kůže na kůži. Kontakt na nahato s miminkem, mazlení kůže na kůži v nás i v dětech vyvolává příjemné pocity a nejen v hormonální rovině tak zajišťuje pro kojení ideální podmínky. Videoukázky jednotlivých poloh najdete zde: </w:t>
      </w:r>
      <w:hyperlink r:id="rId9">
        <w:r w:rsidDel="00000000" w:rsidR="00000000" w:rsidRPr="00000000">
          <w:rPr>
            <w:color w:val="393939"/>
            <w:sz w:val="29"/>
            <w:szCs w:val="29"/>
            <w:u w:val="single"/>
            <w:rtl w:val="0"/>
          </w:rPr>
          <w:t xml:space="preserve">https://www.mamila.sk/cz/pre-matky/nazorne-ukazky-spravneho-dojcenia/</w:t>
        </w:r>
      </w:hyperlink>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Bdr>
          <w:top w:color="auto" w:space="0" w:sz="0" w:val="none"/>
          <w:bottom w:color="auto" w:space="0" w:sz="0" w:val="none"/>
          <w:right w:color="auto" w:space="0" w:sz="0" w:val="none"/>
          <w:between w:color="auto" w:space="0" w:sz="0" w:val="none"/>
        </w:pBdr>
        <w:ind w:left="0" w:firstLine="0"/>
        <w:rPr>
          <w:color w:val="666666"/>
          <w:sz w:val="29"/>
          <w:szCs w:val="29"/>
        </w:rPr>
      </w:pPr>
      <w:r w:rsidDel="00000000" w:rsidR="00000000" w:rsidRPr="00000000">
        <w:rPr>
          <w:color w:val="666666"/>
          <w:sz w:val="29"/>
          <w:szCs w:val="29"/>
          <w:rtl w:val="0"/>
        </w:rPr>
        <w:t xml:space="preserve">2. Jak poznám, že moje miminko pije?</w:t>
      </w:r>
    </w:p>
    <w:p w:rsidR="00000000" w:rsidDel="00000000" w:rsidP="00000000" w:rsidRDefault="00000000" w:rsidRPr="00000000" w14:paraId="000000F3">
      <w:pPr>
        <w:pBdr>
          <w:top w:color="auto" w:space="0" w:sz="0" w:val="none"/>
          <w:left w:color="auto" w:space="0" w:sz="0" w:val="none"/>
          <w:right w:color="auto" w:space="0" w:sz="0" w:val="none"/>
        </w:pBdr>
        <w:rPr>
          <w:color w:val="666666"/>
          <w:sz w:val="29"/>
          <w:szCs w:val="29"/>
        </w:rPr>
      </w:pPr>
      <w:r w:rsidDel="00000000" w:rsidR="00000000" w:rsidRPr="00000000">
        <w:rPr>
          <w:color w:val="666666"/>
          <w:sz w:val="29"/>
          <w:szCs w:val="29"/>
          <w:rtl w:val="0"/>
        </w:rPr>
        <w:t xml:space="preserve">Nejspolehlivějším ukazatelem vydatnosti pití miminka je tzv. pauza v bradě. Čím je pauza delší, tím větší lok miminko udělalo. Při hodnocení pití miminka je důležité brát v potaz, jak dlouho miminko vydrží pít, jak často se takto vydatně kojí, jak miminko prospívá, jak vypadá stolice či moč miminka. Pokud máte jakékoliv pochybnosti, ráda vám s vyhodnocením pití Vašeho děťátka pomohu.</w:t>
      </w:r>
    </w:p>
    <w:p w:rsidR="00000000" w:rsidDel="00000000" w:rsidP="00000000" w:rsidRDefault="00000000" w:rsidRPr="00000000" w14:paraId="000000F4">
      <w:pPr>
        <w:pBdr>
          <w:top w:color="auto" w:space="0" w:sz="0" w:val="none"/>
          <w:bottom w:color="auto" w:space="0" w:sz="0" w:val="none"/>
          <w:right w:color="auto" w:space="0" w:sz="0" w:val="none"/>
          <w:between w:color="auto" w:space="0" w:sz="0" w:val="none"/>
        </w:pBdr>
        <w:ind w:left="0" w:firstLine="0"/>
        <w:rPr>
          <w:color w:val="666666"/>
          <w:sz w:val="29"/>
          <w:szCs w:val="29"/>
        </w:rPr>
      </w:pPr>
      <w:r w:rsidDel="00000000" w:rsidR="00000000" w:rsidRPr="00000000">
        <w:rPr>
          <w:color w:val="666666"/>
          <w:sz w:val="29"/>
          <w:szCs w:val="29"/>
          <w:rtl w:val="0"/>
        </w:rPr>
        <w:t xml:space="preserve">3. Po porodu mám rozpraskané bradavky, čím je mám mazat?</w:t>
      </w:r>
    </w:p>
    <w:p w:rsidR="00000000" w:rsidDel="00000000" w:rsidP="00000000" w:rsidRDefault="00000000" w:rsidRPr="00000000" w14:paraId="000000F5">
      <w:pPr>
        <w:pBdr>
          <w:top w:color="auto" w:space="0" w:sz="0" w:val="none"/>
          <w:left w:color="auto" w:space="0" w:sz="0" w:val="none"/>
          <w:right w:color="auto" w:space="0" w:sz="0" w:val="none"/>
        </w:pBdr>
        <w:rPr>
          <w:color w:val="666666"/>
          <w:sz w:val="29"/>
          <w:szCs w:val="29"/>
        </w:rPr>
      </w:pPr>
      <w:r w:rsidDel="00000000" w:rsidR="00000000" w:rsidRPr="00000000">
        <w:rPr>
          <w:color w:val="666666"/>
          <w:sz w:val="29"/>
          <w:szCs w:val="29"/>
          <w:rtl w:val="0"/>
        </w:rPr>
        <w:t xml:space="preserve">Rozpraskané bradavky po porodu nejsou v pořádku. Prsa mohou být citlivější, ale nemělo by docházet k jejich mechanickému poškozování a kojení by nemělo bolet. Pokud tomu tak je, je vhodné upravit přisátí miminka. Co se týče mazání, určitě nedoporučujeme žádné mastičky s obsahem lanolínu (hojivé krémy, různé mastičky na bradavky atd.). Prsa potřebují přístup vzduchu a lanolín ránu překryje a ucpe. Takováto nevětrající rána je pak ideálním domovem pro kvasinku, která se zde velmi jednoduše přemnoží. Na hojení můžete použít například výtažek z grepových semínek, nanést na dvorec a bradavku vatovou tyčinkou, po zaschnutí promazat olivovým olejem. Možností léčby je ale více a je dobré přistupovat individuálně. Pozor dávejte i na prsní vložky. Ideální je vždy řešit příčinu poškozeni či bolesti, doporučuji kontaktovat LP.</w:t>
      </w:r>
    </w:p>
    <w:p w:rsidR="00000000" w:rsidDel="00000000" w:rsidP="00000000" w:rsidRDefault="00000000" w:rsidRPr="00000000" w14:paraId="000000F6">
      <w:pPr>
        <w:pBdr>
          <w:top w:color="auto" w:space="0" w:sz="0" w:val="none"/>
          <w:left w:color="auto" w:space="0" w:sz="0" w:val="none"/>
          <w:right w:color="auto" w:space="0" w:sz="0" w:val="none"/>
        </w:pBdr>
        <w:rPr>
          <w:color w:val="666666"/>
          <w:sz w:val="29"/>
          <w:szCs w:val="29"/>
        </w:rPr>
      </w:pPr>
      <w:r w:rsidDel="00000000" w:rsidR="00000000" w:rsidRPr="00000000">
        <w:rPr>
          <w:rtl w:val="0"/>
        </w:rPr>
      </w:r>
    </w:p>
    <w:p w:rsidR="00000000" w:rsidDel="00000000" w:rsidP="00000000" w:rsidRDefault="00000000" w:rsidRPr="00000000" w14:paraId="000000F7">
      <w:pPr>
        <w:pBdr>
          <w:top w:color="auto" w:space="0" w:sz="0" w:val="none"/>
          <w:bottom w:color="auto" w:space="0" w:sz="0" w:val="none"/>
          <w:right w:color="auto" w:space="0" w:sz="0" w:val="none"/>
          <w:between w:color="auto" w:space="0" w:sz="0" w:val="none"/>
        </w:pBdr>
        <w:ind w:left="0" w:firstLine="0"/>
        <w:rPr>
          <w:color w:val="666666"/>
          <w:sz w:val="29"/>
          <w:szCs w:val="29"/>
        </w:rPr>
      </w:pPr>
      <w:r w:rsidDel="00000000" w:rsidR="00000000" w:rsidRPr="00000000">
        <w:rPr>
          <w:color w:val="666666"/>
          <w:sz w:val="29"/>
          <w:szCs w:val="29"/>
          <w:rtl w:val="0"/>
        </w:rPr>
        <w:t xml:space="preserve">4. Jak moc ovlivní dudlík kojení, pokud ho budeme dávat pouze do kočárku nebo například auta?</w:t>
      </w:r>
    </w:p>
    <w:p w:rsidR="00000000" w:rsidDel="00000000" w:rsidP="00000000" w:rsidRDefault="00000000" w:rsidRPr="00000000" w14:paraId="000000F8">
      <w:pPr>
        <w:pBdr>
          <w:top w:color="auto" w:space="0" w:sz="0" w:val="none"/>
          <w:left w:color="auto" w:space="0" w:sz="0" w:val="none"/>
          <w:right w:color="auto" w:space="0" w:sz="0" w:val="none"/>
        </w:pBdr>
        <w:rPr>
          <w:color w:val="666666"/>
          <w:sz w:val="29"/>
          <w:szCs w:val="29"/>
        </w:rPr>
      </w:pPr>
      <w:r w:rsidDel="00000000" w:rsidR="00000000" w:rsidRPr="00000000">
        <w:rPr>
          <w:rtl w:val="0"/>
        </w:rPr>
      </w:r>
    </w:p>
    <w:p w:rsidR="00000000" w:rsidDel="00000000" w:rsidP="00000000" w:rsidRDefault="00000000" w:rsidRPr="00000000" w14:paraId="000000F9">
      <w:pPr>
        <w:pBdr>
          <w:top w:color="auto" w:space="0" w:sz="0" w:val="none"/>
          <w:left w:color="auto" w:space="0" w:sz="0" w:val="none"/>
          <w:right w:color="auto" w:space="0" w:sz="0" w:val="none"/>
        </w:pBdr>
        <w:rPr>
          <w:color w:val="666666"/>
          <w:sz w:val="29"/>
          <w:szCs w:val="29"/>
        </w:rPr>
      </w:pPr>
      <w:r w:rsidDel="00000000" w:rsidR="00000000" w:rsidRPr="00000000">
        <w:rPr>
          <w:color w:val="666666"/>
          <w:sz w:val="29"/>
          <w:szCs w:val="29"/>
          <w:rtl w:val="0"/>
        </w:rPr>
        <w:t xml:space="preserve">Nedokážu přesně odhadnout, jak moc krátkodobé užívání dudlíku dokáže ovlivnit kojení Vašeho děťátka, mohu vám ale poskytnout oficiální statistiky, že dudlík na kojení skutečně vliv má. Každé dítě je originál, každé může reagovat v jiném časovém horizontu, jiným způsobem, jinak intenzivně. Mnohdy je problém vyhodnotit, za čím vším dudlík vlastně může stát.</w:t>
      </w:r>
    </w:p>
    <w:p w:rsidR="00000000" w:rsidDel="00000000" w:rsidP="00000000" w:rsidRDefault="00000000" w:rsidRPr="00000000" w14:paraId="000000FA">
      <w:pPr>
        <w:pBdr>
          <w:top w:color="auto" w:space="0" w:sz="0" w:val="none"/>
          <w:left w:color="auto" w:space="0" w:sz="0" w:val="none"/>
          <w:right w:color="auto" w:space="0" w:sz="0" w:val="none"/>
        </w:pBdr>
        <w:rPr>
          <w:color w:val="666666"/>
          <w:sz w:val="29"/>
          <w:szCs w:val="29"/>
        </w:rPr>
      </w:pPr>
      <w:r w:rsidDel="00000000" w:rsidR="00000000" w:rsidRPr="00000000">
        <w:rPr>
          <w:color w:val="666666"/>
          <w:sz w:val="29"/>
          <w:szCs w:val="29"/>
          <w:rtl w:val="0"/>
        </w:rPr>
        <w:t xml:space="preserve">V praxi se setkávám s příběhy žen, kterým se například předčasně vrátil cyklus, mají pocit, že mléko se jim někam vytratilo, přestalo se tvořit nebo se jim dítě bez zjevné příčiny pomalu odstavilo v průběhu prvního roku. Za tímto vším může stát reakce miminka na snížení toku mléka, který je významně ovlivněn kvalitou přisátí.</w:t>
      </w:r>
    </w:p>
    <w:p w:rsidR="00000000" w:rsidDel="00000000" w:rsidP="00000000" w:rsidRDefault="00000000" w:rsidRPr="00000000" w14:paraId="000000FB">
      <w:pPr>
        <w:pBdr>
          <w:top w:color="auto" w:space="0" w:sz="0" w:val="none"/>
          <w:left w:color="auto" w:space="0" w:sz="0" w:val="none"/>
          <w:right w:color="auto" w:space="0" w:sz="0" w:val="none"/>
        </w:pBdr>
        <w:rPr>
          <w:color w:val="666666"/>
          <w:sz w:val="29"/>
          <w:szCs w:val="29"/>
        </w:rPr>
      </w:pPr>
      <w:r w:rsidDel="00000000" w:rsidR="00000000" w:rsidRPr="00000000">
        <w:rPr>
          <w:color w:val="666666"/>
          <w:sz w:val="29"/>
          <w:szCs w:val="29"/>
          <w:rtl w:val="0"/>
        </w:rPr>
        <w:t xml:space="preserve">Miminko, dítě, je jedno jak staré, se při sání dudlíku učí zapojovat zcela jiné svaly, než které používá při kojení. Dobře viditelné je například našpulení rtů, jde ale i o svaly uvnitř pusy. Když miminko pak takto saje prs, mléko se z něj nedostává efektivně, prs se pořádně nevyprázdní a mléko, které v něm zůstane, může zablokovat mlékovody, prsa pak mohou bolet, tvořit se zatvrdliny, může se zde udělat i zánět. Pokud v prsou mléko tímto způsobem zůstává, dostává matčino tělo signál, že je mléka příliš a jeho tvorba se pomalu snižuje. Některé děti na to reagují okamžitou nespokojeností a křikem, jiné mohou jen pozvolna projevovat menší a menší zájem o kojení, až se nakonec nenápadně odstaví. Mohu s vámi zkusit projít jednotlivé situace, kdy dudlík používáte, mohu vám předat svoje zkušenosti a tipy, jak se obejít zcela bez dudlíku.</w:t>
      </w:r>
    </w:p>
    <w:p w:rsidR="00000000" w:rsidDel="00000000" w:rsidP="00000000" w:rsidRDefault="00000000" w:rsidRPr="00000000" w14:paraId="000000FC">
      <w:pPr>
        <w:pBdr>
          <w:top w:color="auto" w:space="0" w:sz="0" w:val="none"/>
          <w:bottom w:color="auto" w:space="0" w:sz="0" w:val="none"/>
          <w:right w:color="auto" w:space="0" w:sz="0" w:val="none"/>
          <w:between w:color="auto" w:space="0" w:sz="0" w:val="none"/>
        </w:pBdr>
        <w:ind w:left="0" w:firstLine="0"/>
        <w:rPr>
          <w:color w:val="666666"/>
          <w:sz w:val="29"/>
          <w:szCs w:val="29"/>
        </w:rPr>
      </w:pPr>
      <w:r w:rsidDel="00000000" w:rsidR="00000000" w:rsidRPr="00000000">
        <w:rPr>
          <w:rtl w:val="0"/>
        </w:rPr>
      </w:r>
    </w:p>
    <w:p w:rsidR="00000000" w:rsidDel="00000000" w:rsidP="00000000" w:rsidRDefault="00000000" w:rsidRPr="00000000" w14:paraId="000000FD">
      <w:pPr>
        <w:pBdr>
          <w:top w:color="auto" w:space="0" w:sz="0" w:val="none"/>
          <w:bottom w:color="auto" w:space="0" w:sz="0" w:val="none"/>
          <w:right w:color="auto" w:space="0" w:sz="0" w:val="none"/>
          <w:between w:color="auto" w:space="0" w:sz="0" w:val="none"/>
        </w:pBdr>
        <w:ind w:left="0" w:firstLine="0"/>
        <w:rPr>
          <w:color w:val="666666"/>
          <w:sz w:val="29"/>
          <w:szCs w:val="29"/>
        </w:rPr>
      </w:pPr>
      <w:r w:rsidDel="00000000" w:rsidR="00000000" w:rsidRPr="00000000">
        <w:rPr>
          <w:color w:val="666666"/>
          <w:sz w:val="29"/>
          <w:szCs w:val="29"/>
          <w:rtl w:val="0"/>
        </w:rPr>
        <w:t xml:space="preserve">5. Jak mám vysvětlit dítěti, že mě nesmí při kojení kousat?</w:t>
      </w:r>
    </w:p>
    <w:p w:rsidR="00000000" w:rsidDel="00000000" w:rsidP="00000000" w:rsidRDefault="00000000" w:rsidRPr="00000000" w14:paraId="000000FE">
      <w:pPr>
        <w:pBdr>
          <w:top w:color="auto" w:space="0" w:sz="0" w:val="none"/>
          <w:left w:color="auto" w:space="0" w:sz="0" w:val="none"/>
          <w:right w:color="auto" w:space="0" w:sz="0" w:val="none"/>
        </w:pBdr>
        <w:rPr>
          <w:color w:val="666666"/>
          <w:sz w:val="29"/>
          <w:szCs w:val="29"/>
        </w:rPr>
      </w:pPr>
      <w:r w:rsidDel="00000000" w:rsidR="00000000" w:rsidRPr="00000000">
        <w:rPr>
          <w:color w:val="666666"/>
          <w:sz w:val="29"/>
          <w:szCs w:val="29"/>
          <w:rtl w:val="0"/>
        </w:rPr>
        <w:t xml:space="preserve">Důležité je podívat se na příčiny kousání. V určitém období může miminko kousání zkoušet jako formu úlevy od bolesti při růstu zoubků nebo jen ze zvědavosti, jakou to vyvolá reakci. Mnohem častěji se ale jedná o signál, že je z nějakého důvodu nespokojené s rychlostí toku mléka. Na rychlost toku může mít vliv více faktorů, přisátí, frekvence, noční kojení, rychle zavedené příkrmy, je toho opravdu hodně.</w:t>
      </w:r>
    </w:p>
    <w:p w:rsidR="00000000" w:rsidDel="00000000" w:rsidP="00000000" w:rsidRDefault="00000000" w:rsidRPr="00000000" w14:paraId="000000FF">
      <w:pPr>
        <w:pBdr>
          <w:top w:color="auto" w:space="0" w:sz="0" w:val="none"/>
          <w:left w:color="auto" w:space="0" w:sz="0" w:val="none"/>
          <w:right w:color="auto" w:space="0" w:sz="0" w:val="none"/>
        </w:pBdr>
        <w:rPr>
          <w:color w:val="666666"/>
          <w:sz w:val="29"/>
          <w:szCs w:val="29"/>
        </w:rPr>
      </w:pPr>
      <w:r w:rsidDel="00000000" w:rsidR="00000000" w:rsidRPr="00000000">
        <w:rPr>
          <w:color w:val="666666"/>
          <w:sz w:val="29"/>
          <w:szCs w:val="29"/>
          <w:rtl w:val="0"/>
        </w:rPr>
        <w:t xml:space="preserve">Za posledních pár let jsem se velmi často setkala s kousáním v důsledku používání nevhodné nádoby na pití. Rizikové v tomto ohledu nejsou jen dudlíky a lahvičky, ale jakákoliv nádoba se sosátkem, brčkem, kapsičky. S ohledem na zachování dobrého přisávání je jedinou bezpečnou volbou otevřený hrneček, kelímek, případně lahev či termoska se širokým hrdlem. Pokud byste měli problém s pitím z otevřeného hrnečku, ráda vám předám tipy, jak toto s dětmi trénovat. Co se týče vysvětlování, určitě je za mě důležité komunikovat, že kousání je za Vaší hranicí, říct děťátku, že to bolí a že si nenecháte ubližovat. Byť miminka nemusí rozumět slovům, je důležité s nimi komunikovat.</w:t>
      </w:r>
    </w:p>
    <w:p w:rsidR="00000000" w:rsidDel="00000000" w:rsidP="00000000" w:rsidRDefault="00000000" w:rsidRPr="00000000" w14:paraId="00000100">
      <w:pPr>
        <w:pBdr>
          <w:top w:color="auto" w:space="0" w:sz="0" w:val="none"/>
          <w:bottom w:color="auto" w:space="0" w:sz="0" w:val="none"/>
          <w:right w:color="auto" w:space="0" w:sz="0" w:val="none"/>
          <w:between w:color="auto" w:space="0" w:sz="0" w:val="none"/>
        </w:pBdr>
        <w:ind w:left="0" w:firstLine="0"/>
        <w:rPr>
          <w:color w:val="666666"/>
          <w:sz w:val="29"/>
          <w:szCs w:val="29"/>
        </w:rPr>
      </w:pPr>
      <w:r w:rsidDel="00000000" w:rsidR="00000000" w:rsidRPr="00000000">
        <w:rPr>
          <w:color w:val="666666"/>
          <w:sz w:val="29"/>
          <w:szCs w:val="29"/>
          <w:rtl w:val="0"/>
        </w:rPr>
        <w:t xml:space="preserve">6. </w:t>
      </w:r>
    </w:p>
    <w:p w:rsidR="00000000" w:rsidDel="00000000" w:rsidP="00000000" w:rsidRDefault="00000000" w:rsidRPr="00000000" w14:paraId="00000101">
      <w:pPr>
        <w:pBdr>
          <w:top w:color="auto" w:space="0" w:sz="0" w:val="none"/>
          <w:bottom w:color="auto" w:space="0" w:sz="0" w:val="none"/>
          <w:right w:color="auto" w:space="0" w:sz="0" w:val="none"/>
          <w:between w:color="auto" w:space="0" w:sz="0" w:val="none"/>
        </w:pBdr>
        <w:ind w:left="0" w:firstLine="0"/>
        <w:rPr>
          <w:color w:val="666666"/>
          <w:sz w:val="29"/>
          <w:szCs w:val="29"/>
        </w:rPr>
      </w:pPr>
      <w:r w:rsidDel="00000000" w:rsidR="00000000" w:rsidRPr="00000000">
        <w:rPr>
          <w:color w:val="666666"/>
          <w:sz w:val="29"/>
          <w:szCs w:val="29"/>
          <w:rtl w:val="0"/>
        </w:rPr>
        <w:t xml:space="preserve">Jak dlouho mohu mít miminko v šátku/nosítku, abych mu neublížila?</w:t>
      </w:r>
    </w:p>
    <w:p w:rsidR="00000000" w:rsidDel="00000000" w:rsidP="00000000" w:rsidRDefault="00000000" w:rsidRPr="00000000" w14:paraId="00000102">
      <w:pPr>
        <w:pBdr>
          <w:top w:color="auto" w:space="0" w:sz="0" w:val="none"/>
          <w:left w:color="auto" w:space="0" w:sz="0" w:val="none"/>
          <w:right w:color="auto" w:space="0" w:sz="0" w:val="none"/>
        </w:pBdr>
        <w:rPr>
          <w:color w:val="666666"/>
          <w:sz w:val="29"/>
          <w:szCs w:val="29"/>
        </w:rPr>
      </w:pPr>
      <w:r w:rsidDel="00000000" w:rsidR="00000000" w:rsidRPr="00000000">
        <w:rPr>
          <w:rtl w:val="0"/>
        </w:rPr>
      </w:r>
    </w:p>
    <w:p w:rsidR="00000000" w:rsidDel="00000000" w:rsidP="00000000" w:rsidRDefault="00000000" w:rsidRPr="00000000" w14:paraId="00000103">
      <w:pPr>
        <w:pBdr>
          <w:top w:color="auto" w:space="0" w:sz="0" w:val="none"/>
          <w:left w:color="auto" w:space="0" w:sz="0" w:val="none"/>
          <w:right w:color="auto" w:space="0" w:sz="0" w:val="none"/>
        </w:pBdr>
        <w:rPr>
          <w:color w:val="666666"/>
          <w:sz w:val="29"/>
          <w:szCs w:val="29"/>
        </w:rPr>
      </w:pPr>
      <w:r w:rsidDel="00000000" w:rsidR="00000000" w:rsidRPr="00000000">
        <w:rPr>
          <w:color w:val="666666"/>
          <w:sz w:val="29"/>
          <w:szCs w:val="29"/>
          <w:rtl w:val="0"/>
        </w:rPr>
        <w:t xml:space="preserve">Při nošení miminka je potřeba dbát na správný úvaz/ ergonomické nošení. Pokud je miminko uvázané správně, nosítko je ergonomické, pak není potřeba koukat na čas. Nošení a kontakt s matkou jsou základní potřeby miminka, stimulují i správný psychomotorický vývoj. Ve vertikální poloze je důležité dbát zejména na postavení nožiček vůči pánvi, kolínka musí být nad pánví (nohy a kolena utvoří písmeno M), pak je poloha ideální i pro správný vývoj kyčlí. Zádíčka musí být kulatá (páteř do písmene C), hlavička fixovaná.</w:t>
      </w:r>
    </w:p>
    <w:p w:rsidR="00000000" w:rsidDel="00000000" w:rsidP="00000000" w:rsidRDefault="00000000" w:rsidRPr="00000000" w14:paraId="00000104">
      <w:pPr>
        <w:pBdr>
          <w:top w:color="auto" w:space="0" w:sz="0" w:val="none"/>
          <w:left w:color="auto" w:space="0" w:sz="0" w:val="none"/>
          <w:right w:color="auto" w:space="0" w:sz="0" w:val="none"/>
        </w:pBdr>
        <w:rPr>
          <w:color w:val="666666"/>
          <w:sz w:val="29"/>
          <w:szCs w:val="29"/>
        </w:rPr>
      </w:pPr>
      <w:r w:rsidDel="00000000" w:rsidR="00000000" w:rsidRPr="00000000">
        <w:rPr>
          <w:color w:val="666666"/>
          <w:sz w:val="29"/>
          <w:szCs w:val="29"/>
          <w:rtl w:val="0"/>
        </w:rPr>
        <w:t xml:space="preserve">Vaše další dotazy ráda zodpovím v rámci poradenství. </w:t>
      </w:r>
    </w:p>
    <w:p w:rsidR="00000000" w:rsidDel="00000000" w:rsidP="00000000" w:rsidRDefault="00000000" w:rsidRPr="00000000" w14:paraId="0000010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666666"/>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amila.sk/cz/pre-matky/nazorne-ukazky-spravneho-dojcenia/" TargetMode="External"/><Relationship Id="rId5" Type="http://schemas.openxmlformats.org/officeDocument/2006/relationships/styles" Target="styles.xml"/><Relationship Id="rId6" Type="http://schemas.openxmlformats.org/officeDocument/2006/relationships/hyperlink" Target="https://www.mamila.sk/cz/pre-matky/nazorne-ukazky-spravneho-dojcenia/" TargetMode="External"/><Relationship Id="rId7" Type="http://schemas.openxmlformats.org/officeDocument/2006/relationships/hyperlink" Target="https://www.webnode.cz/?utm_source=text&amp;utm_medium=footer&amp;utm_campaign=free3&amp;utm_content=wnd2" TargetMode="External"/><Relationship Id="rId8" Type="http://schemas.openxmlformats.org/officeDocument/2006/relationships/hyperlink" Target="https://kraniomama.webnode.cz/cenik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